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4B41C" w14:textId="77777777" w:rsidR="00155984" w:rsidRPr="00DA2B92" w:rsidRDefault="00155984" w:rsidP="00155984">
      <w:pPr>
        <w:spacing w:line="360" w:lineRule="auto"/>
        <w:ind w:left="1440" w:firstLine="720"/>
        <w:rPr>
          <w:rFonts w:ascii="Times" w:hAnsi="Times"/>
          <w:b/>
          <w:color w:val="000000" w:themeColor="text1"/>
          <w:szCs w:val="28"/>
        </w:rPr>
      </w:pPr>
      <w:commentRangeStart w:id="0"/>
      <w:commentRangeStart w:id="1"/>
      <w:r>
        <w:rPr>
          <w:rFonts w:ascii="Times" w:hAnsi="Times"/>
          <w:b/>
          <w:color w:val="000000" w:themeColor="text1"/>
          <w:szCs w:val="28"/>
        </w:rPr>
        <w:t>Lyric Listening</w:t>
      </w:r>
      <w:r w:rsidRPr="00DA2B92">
        <w:rPr>
          <w:rFonts w:ascii="Times" w:hAnsi="Times"/>
          <w:b/>
          <w:color w:val="000000" w:themeColor="text1"/>
          <w:szCs w:val="28"/>
        </w:rPr>
        <w:t xml:space="preserve"> </w:t>
      </w:r>
      <w:commentRangeEnd w:id="0"/>
      <w:r>
        <w:commentReference w:id="0"/>
      </w:r>
      <w:commentRangeEnd w:id="1"/>
      <w:r>
        <w:commentReference w:id="1"/>
      </w:r>
    </w:p>
    <w:p w14:paraId="47EE9DCB" w14:textId="77777777" w:rsidR="00155984" w:rsidRPr="00DA2B92" w:rsidRDefault="00155984" w:rsidP="00155984">
      <w:pPr>
        <w:rPr>
          <w:rFonts w:ascii="Times" w:hAnsi="Times"/>
          <w:i/>
          <w:color w:val="000000" w:themeColor="text1"/>
          <w:szCs w:val="28"/>
        </w:rPr>
      </w:pPr>
    </w:p>
    <w:p w14:paraId="282845E5" w14:textId="77777777" w:rsidR="00155984" w:rsidRPr="00DA2B92" w:rsidRDefault="00155984" w:rsidP="00155984">
      <w:pPr>
        <w:rPr>
          <w:rFonts w:ascii="Times" w:hAnsi="Times"/>
          <w:i/>
          <w:color w:val="000000" w:themeColor="text1"/>
          <w:szCs w:val="28"/>
        </w:rPr>
      </w:pPr>
      <w:r w:rsidRPr="00DA2B92">
        <w:rPr>
          <w:rFonts w:ascii="Times" w:hAnsi="Times"/>
          <w:i/>
          <w:color w:val="000000" w:themeColor="text1"/>
          <w:szCs w:val="28"/>
        </w:rPr>
        <w:t>This essay examines representations of quiet in Coleridge’s “Frost at Midnight” to ask broader questions about the ways Romantic lyric can register and express volume and sound dynamics.  It offers historical contexts for understanding the poem including the development of musical and rhetorical notation for volume as well as accounts of shifting reading practices in the period. It demonstrates how “Frost at Midnight” offers a rich nexus for thinking about the experience and the representation of volume, and of silence, in Romantic lyric.</w:t>
      </w:r>
      <w:r w:rsidRPr="00DA2B92">
        <w:rPr>
          <w:rFonts w:ascii="Times" w:hAnsi="Times"/>
          <w:iCs/>
          <w:color w:val="000000" w:themeColor="text1"/>
          <w:szCs w:val="28"/>
        </w:rPr>
        <w:t xml:space="preserve"> </w:t>
      </w:r>
      <w:r w:rsidRPr="00DA2B92">
        <w:rPr>
          <w:rFonts w:ascii="Times" w:hAnsi="Times"/>
          <w:i/>
          <w:iCs/>
          <w:color w:val="000000" w:themeColor="text1"/>
          <w:szCs w:val="28"/>
        </w:rPr>
        <w:t xml:space="preserve">The poem invites further thinking about the semiotics of sound and silence through a playful interplay between eye and ear. </w:t>
      </w:r>
      <w:r w:rsidRPr="00DA2B92">
        <w:rPr>
          <w:rFonts w:ascii="Times" w:hAnsi="Times"/>
          <w:i/>
          <w:color w:val="000000" w:themeColor="text1"/>
          <w:szCs w:val="28"/>
        </w:rPr>
        <w:t>Coleridge</w:t>
      </w:r>
      <w:r>
        <w:rPr>
          <w:rFonts w:ascii="Times" w:hAnsi="Times"/>
          <w:i/>
          <w:color w:val="000000" w:themeColor="text1"/>
          <w:szCs w:val="28"/>
        </w:rPr>
        <w:t xml:space="preserve"> </w:t>
      </w:r>
      <w:r w:rsidRPr="00DA2B92">
        <w:rPr>
          <w:rFonts w:ascii="Times" w:hAnsi="Times"/>
          <w:i/>
          <w:iCs/>
          <w:color w:val="000000" w:themeColor="text1"/>
          <w:szCs w:val="28"/>
          <w:shd w:val="clear" w:color="auto" w:fill="FFFFFF"/>
        </w:rPr>
        <w:t>was fascinated by visual codes for sound and the ways in which p</w:t>
      </w:r>
      <w:r w:rsidRPr="00DA2B92">
        <w:rPr>
          <w:rFonts w:ascii="Times" w:hAnsi="Times"/>
          <w:i/>
          <w:iCs/>
          <w:color w:val="000000" w:themeColor="text1"/>
          <w:szCs w:val="28"/>
        </w:rPr>
        <w:t>atterns of sound can be seen as well as heard, and his poems are full of accounts of different kinds of sound, which complicate the distinction between silent and vocalised reading</w:t>
      </w:r>
      <w:r w:rsidRPr="00DA2B92">
        <w:rPr>
          <w:rFonts w:ascii="Times" w:hAnsi="Times"/>
          <w:color w:val="000000" w:themeColor="text1"/>
          <w:szCs w:val="28"/>
        </w:rPr>
        <w:t>.</w:t>
      </w:r>
      <w:r w:rsidRPr="00DA2B92">
        <w:rPr>
          <w:rFonts w:ascii="Times" w:hAnsi="Times"/>
          <w:i/>
          <w:iCs/>
          <w:color w:val="000000" w:themeColor="text1"/>
          <w:szCs w:val="28"/>
        </w:rPr>
        <w:t xml:space="preserve"> </w:t>
      </w:r>
      <w:r w:rsidRPr="00DA2B92">
        <w:rPr>
          <w:rFonts w:ascii="Times" w:hAnsi="Times"/>
          <w:i/>
          <w:color w:val="000000" w:themeColor="text1"/>
          <w:szCs w:val="28"/>
        </w:rPr>
        <w:t>Coleridge provides an especially interesting case study not only because he was writing on what has been described as the cusp between reading aloud and silent reading, and during an era of scientific discovery</w:t>
      </w:r>
      <w:r>
        <w:rPr>
          <w:rFonts w:ascii="Times" w:hAnsi="Times"/>
          <w:i/>
          <w:color w:val="000000" w:themeColor="text1"/>
          <w:szCs w:val="28"/>
        </w:rPr>
        <w:t xml:space="preserve"> and innovation</w:t>
      </w:r>
      <w:r w:rsidRPr="00DA2B92">
        <w:rPr>
          <w:rFonts w:ascii="Times" w:hAnsi="Times"/>
          <w:i/>
          <w:color w:val="000000" w:themeColor="text1"/>
          <w:szCs w:val="28"/>
        </w:rPr>
        <w:t xml:space="preserve"> in the realm of acoustics, but also because he was deeply interested in musical forms and in the science and semiotics of acoustics. </w:t>
      </w:r>
      <w:r w:rsidRPr="00DA2B92">
        <w:rPr>
          <w:rFonts w:ascii="Times" w:hAnsi="Times"/>
          <w:i/>
          <w:iCs/>
          <w:color w:val="000000" w:themeColor="text1"/>
          <w:szCs w:val="28"/>
        </w:rPr>
        <w:t xml:space="preserve">The essay demonstrates how shifts in volume can be </w:t>
      </w:r>
      <w:r w:rsidRPr="00DA2B92">
        <w:rPr>
          <w:rFonts w:ascii="Times" w:hAnsi="Times"/>
          <w:i/>
          <w:color w:val="000000" w:themeColor="text1"/>
          <w:szCs w:val="28"/>
        </w:rPr>
        <w:t xml:space="preserve">expressed and </w:t>
      </w:r>
      <w:proofErr w:type="gramStart"/>
      <w:r w:rsidRPr="00DA2B92">
        <w:rPr>
          <w:rFonts w:ascii="Times" w:hAnsi="Times"/>
          <w:i/>
          <w:color w:val="000000" w:themeColor="text1"/>
          <w:szCs w:val="28"/>
        </w:rPr>
        <w:t>experienced  in</w:t>
      </w:r>
      <w:proofErr w:type="gramEnd"/>
      <w:r w:rsidRPr="00DA2B92">
        <w:rPr>
          <w:rFonts w:ascii="Times" w:hAnsi="Times"/>
          <w:i/>
          <w:color w:val="000000" w:themeColor="text1"/>
          <w:szCs w:val="28"/>
        </w:rPr>
        <w:t xml:space="preserve"> a poem’s own acoustic, rhythmic and verbal textures and suggests that the representation of sound and quiet in “Frost at Midnight” challenges and extends what is understood by ‘silent’ reading. </w:t>
      </w:r>
      <w:r w:rsidRPr="00DA2B92">
        <w:rPr>
          <w:rFonts w:ascii="Times" w:hAnsi="Times"/>
          <w:i/>
          <w:iCs/>
          <w:color w:val="000000" w:themeColor="text1"/>
          <w:szCs w:val="28"/>
          <w:shd w:val="clear" w:color="auto" w:fill="FFFFFF"/>
        </w:rPr>
        <w:t xml:space="preserve">More broadly, </w:t>
      </w:r>
      <w:r w:rsidRPr="00DA2B92">
        <w:rPr>
          <w:rFonts w:ascii="Times" w:hAnsi="Times"/>
          <w:i/>
          <w:color w:val="000000" w:themeColor="text1"/>
          <w:szCs w:val="28"/>
        </w:rPr>
        <w:t>it proposes</w:t>
      </w:r>
      <w:r w:rsidRPr="00DA2B92">
        <w:rPr>
          <w:rFonts w:ascii="Times" w:hAnsi="Times"/>
          <w:i/>
          <w:iCs/>
          <w:color w:val="000000" w:themeColor="text1"/>
          <w:szCs w:val="28"/>
          <w:shd w:val="clear" w:color="auto" w:fill="FFFFFF"/>
        </w:rPr>
        <w:t xml:space="preserve"> </w:t>
      </w:r>
      <w:r w:rsidRPr="00DA2B92">
        <w:rPr>
          <w:rFonts w:ascii="Times" w:hAnsi="Times"/>
          <w:i/>
          <w:color w:val="000000" w:themeColor="text1"/>
          <w:szCs w:val="28"/>
        </w:rPr>
        <w:t>that volume, a term which acquired its current acoustic sense in the Romantic period, is a significant figure in Lyric studies which has gone unacknowledged. It proposes that volume was not only important to Romantic poets such as Coleridge, who, as this essay shows, found subtle ways of modulating and expressing shifts in volume in his poetry, but also that, more broadly, volume should be understood as part of a critical discourse about genre. The essay explores the ways in which volume is figured and expressed in Coleridge’s writing, and especially in “Frost at Midnight,</w:t>
      </w:r>
      <w:r>
        <w:rPr>
          <w:rFonts w:ascii="Times" w:hAnsi="Times"/>
          <w:i/>
          <w:color w:val="000000" w:themeColor="text1"/>
          <w:szCs w:val="28"/>
        </w:rPr>
        <w:t>”</w:t>
      </w:r>
      <w:r w:rsidRPr="00DA2B92">
        <w:rPr>
          <w:rFonts w:ascii="Times" w:hAnsi="Times"/>
          <w:i/>
          <w:color w:val="000000" w:themeColor="text1"/>
          <w:szCs w:val="28"/>
        </w:rPr>
        <w:t xml:space="preserve"> and considers the critical language we might use to describe volume and dynamics more generally.  Arguing </w:t>
      </w:r>
      <w:r w:rsidRPr="00DA2B92">
        <w:rPr>
          <w:rFonts w:ascii="Times" w:hAnsi="Times"/>
          <w:i/>
          <w:iCs/>
          <w:color w:val="000000" w:themeColor="text1"/>
          <w:szCs w:val="28"/>
          <w:shd w:val="clear" w:color="auto" w:fill="FFFFFF"/>
        </w:rPr>
        <w:t xml:space="preserve">that Coleridge’s lyric poetry has its own playful modes and codes for communicating degrees of sound, </w:t>
      </w:r>
      <w:r w:rsidRPr="00DA2B92">
        <w:rPr>
          <w:rFonts w:ascii="Times" w:hAnsi="Times"/>
          <w:i/>
          <w:color w:val="000000" w:themeColor="text1"/>
          <w:szCs w:val="28"/>
        </w:rPr>
        <w:t xml:space="preserve">the essay proposes </w:t>
      </w:r>
      <w:r w:rsidRPr="00DA2B92">
        <w:rPr>
          <w:rFonts w:ascii="Times" w:hAnsi="Times"/>
          <w:i/>
          <w:iCs/>
          <w:color w:val="000000" w:themeColor="text1"/>
          <w:szCs w:val="28"/>
        </w:rPr>
        <w:t xml:space="preserve">that volume is a </w:t>
      </w:r>
      <w:r w:rsidRPr="00DA2B92">
        <w:rPr>
          <w:rFonts w:ascii="Times" w:hAnsi="Times"/>
          <w:i/>
          <w:color w:val="000000" w:themeColor="text1"/>
          <w:szCs w:val="28"/>
        </w:rPr>
        <w:t>neglected but significant figure in Lyric studies.</w:t>
      </w:r>
    </w:p>
    <w:p w14:paraId="2C0E312B" w14:textId="77777777" w:rsidR="00155984" w:rsidRPr="00DA2B92" w:rsidRDefault="00155984" w:rsidP="00155984">
      <w:pPr>
        <w:spacing w:line="360" w:lineRule="auto"/>
        <w:rPr>
          <w:rFonts w:ascii="Times" w:hAnsi="Times"/>
          <w:b/>
          <w:color w:val="000000" w:themeColor="text1"/>
          <w:szCs w:val="28"/>
        </w:rPr>
      </w:pPr>
    </w:p>
    <w:p w14:paraId="37810355" w14:textId="77777777" w:rsidR="00155984" w:rsidRPr="00364C6A" w:rsidRDefault="00155984" w:rsidP="00155984">
      <w:pPr>
        <w:numPr>
          <w:ilvl w:val="0"/>
          <w:numId w:val="4"/>
        </w:numPr>
        <w:rPr>
          <w:rFonts w:ascii="Times" w:hAnsi="Times"/>
          <w:bCs/>
          <w:color w:val="000000" w:themeColor="text1"/>
          <w:szCs w:val="28"/>
        </w:rPr>
      </w:pPr>
      <w:r w:rsidRPr="00364C6A">
        <w:rPr>
          <w:rFonts w:ascii="Times" w:hAnsi="Times"/>
          <w:bCs/>
          <w:color w:val="000000" w:themeColor="text1"/>
          <w:szCs w:val="28"/>
        </w:rPr>
        <w:t>Unheard melodies.</w:t>
      </w:r>
    </w:p>
    <w:p w14:paraId="6B699D02" w14:textId="77777777" w:rsidR="00155984" w:rsidRPr="00DA2B92" w:rsidRDefault="00155984" w:rsidP="00155984">
      <w:pPr>
        <w:ind w:left="2160"/>
        <w:rPr>
          <w:rFonts w:ascii="Times" w:hAnsi="Times"/>
          <w:b/>
          <w:bCs/>
          <w:color w:val="000000" w:themeColor="text1"/>
          <w:szCs w:val="28"/>
        </w:rPr>
      </w:pPr>
    </w:p>
    <w:p w14:paraId="4DB93A5B" w14:textId="77777777" w:rsidR="00155984" w:rsidRPr="00DA2B92" w:rsidRDefault="00155984" w:rsidP="00155984">
      <w:pPr>
        <w:ind w:left="1440"/>
        <w:rPr>
          <w:rFonts w:ascii="Times" w:hAnsi="Times"/>
          <w:color w:val="000000" w:themeColor="text1"/>
          <w:szCs w:val="28"/>
        </w:rPr>
      </w:pPr>
      <w:r w:rsidRPr="00DA2B92">
        <w:rPr>
          <w:rFonts w:ascii="Times" w:hAnsi="Times"/>
          <w:color w:val="000000" w:themeColor="text1"/>
          <w:szCs w:val="28"/>
        </w:rPr>
        <w:t xml:space="preserve">“When I put my ear to the page, I hear nothing but the sound of my hair against the surface.  If I erase the letters, no “sound” remains.  Sound is not </w:t>
      </w:r>
      <w:r w:rsidRPr="00DA2B92">
        <w:rPr>
          <w:rFonts w:ascii="Times" w:hAnsi="Times"/>
          <w:i/>
          <w:color w:val="000000" w:themeColor="text1"/>
          <w:szCs w:val="28"/>
        </w:rPr>
        <w:t>on</w:t>
      </w:r>
      <w:r w:rsidRPr="00DA2B92">
        <w:rPr>
          <w:rFonts w:ascii="Times" w:hAnsi="Times"/>
          <w:color w:val="000000" w:themeColor="text1"/>
          <w:szCs w:val="28"/>
        </w:rPr>
        <w:t xml:space="preserve"> the page, even if a graphic transmission allows for its properties to be noted for reproduction’” (Johanna Drucker, in Marjorie Perloff and Craig Dworkin, eds. </w:t>
      </w:r>
      <w:r w:rsidRPr="00DA2B92">
        <w:rPr>
          <w:rFonts w:ascii="Times" w:hAnsi="Times"/>
          <w:i/>
          <w:iCs/>
          <w:color w:val="000000" w:themeColor="text1"/>
          <w:szCs w:val="28"/>
        </w:rPr>
        <w:t xml:space="preserve">The Sound of Poetry/The Poetry of Sound, </w:t>
      </w:r>
      <w:r w:rsidRPr="00DA2B92">
        <w:rPr>
          <w:rFonts w:ascii="Times" w:hAnsi="Times"/>
          <w:color w:val="000000" w:themeColor="text1"/>
          <w:szCs w:val="28"/>
        </w:rPr>
        <w:t>2009, 239) [my emphasis]</w:t>
      </w:r>
    </w:p>
    <w:p w14:paraId="56008CCC" w14:textId="77777777" w:rsidR="00155984" w:rsidRPr="00DA2B92" w:rsidRDefault="00155984" w:rsidP="00155984">
      <w:pPr>
        <w:ind w:left="1440"/>
        <w:rPr>
          <w:rFonts w:ascii="Times" w:hAnsi="Times"/>
          <w:color w:val="000000" w:themeColor="text1"/>
          <w:szCs w:val="28"/>
        </w:rPr>
      </w:pPr>
    </w:p>
    <w:p w14:paraId="6E2662D8" w14:textId="77777777" w:rsidR="00155984" w:rsidRPr="00DA2B92" w:rsidRDefault="00155984" w:rsidP="00155984">
      <w:pPr>
        <w:ind w:left="1440"/>
        <w:rPr>
          <w:rFonts w:ascii="Times" w:hAnsi="Times"/>
          <w:color w:val="000000" w:themeColor="text1"/>
          <w:szCs w:val="28"/>
        </w:rPr>
      </w:pPr>
    </w:p>
    <w:p w14:paraId="51AAF885" w14:textId="77777777" w:rsidR="00155984" w:rsidRPr="00DA2B92" w:rsidRDefault="00155984" w:rsidP="00155984">
      <w:pPr>
        <w:ind w:left="1440"/>
        <w:rPr>
          <w:rFonts w:ascii="Times" w:hAnsi="Times"/>
          <w:color w:val="000000" w:themeColor="text1"/>
          <w:szCs w:val="28"/>
        </w:rPr>
      </w:pPr>
      <w:r w:rsidRPr="00DA2B92">
        <w:rPr>
          <w:rFonts w:ascii="Times" w:hAnsi="Times"/>
          <w:color w:val="000000" w:themeColor="text1"/>
          <w:szCs w:val="28"/>
        </w:rPr>
        <w:t xml:space="preserve">“Sound is what happens </w:t>
      </w:r>
      <w:r w:rsidRPr="00DA2B92">
        <w:rPr>
          <w:rFonts w:ascii="Times" w:hAnsi="Times"/>
          <w:i/>
          <w:color w:val="000000" w:themeColor="text1"/>
          <w:szCs w:val="28"/>
        </w:rPr>
        <w:t>in</w:t>
      </w:r>
      <w:r w:rsidRPr="00DA2B92">
        <w:rPr>
          <w:rFonts w:ascii="Times" w:hAnsi="Times"/>
          <w:color w:val="000000" w:themeColor="text1"/>
          <w:szCs w:val="28"/>
        </w:rPr>
        <w:t xml:space="preserve"> Lyric” (Jonathan Culler, </w:t>
      </w:r>
      <w:r w:rsidRPr="00DA2B92">
        <w:rPr>
          <w:rFonts w:ascii="Times" w:hAnsi="Times"/>
          <w:i/>
          <w:iCs/>
          <w:color w:val="000000" w:themeColor="text1"/>
          <w:szCs w:val="28"/>
        </w:rPr>
        <w:t>Theory of the Lyric</w:t>
      </w:r>
      <w:r w:rsidRPr="00DA2B92">
        <w:rPr>
          <w:rFonts w:ascii="Times" w:hAnsi="Times"/>
          <w:color w:val="000000" w:themeColor="text1"/>
          <w:szCs w:val="28"/>
        </w:rPr>
        <w:t>, Harvard, 2015) [my emphasis]</w:t>
      </w:r>
    </w:p>
    <w:p w14:paraId="270CF07E" w14:textId="77777777" w:rsidR="00155984" w:rsidRPr="00DA2B92" w:rsidRDefault="00155984" w:rsidP="00155984">
      <w:pPr>
        <w:ind w:left="1440"/>
        <w:rPr>
          <w:rFonts w:ascii="Times" w:hAnsi="Times"/>
          <w:color w:val="000000" w:themeColor="text1"/>
          <w:szCs w:val="28"/>
        </w:rPr>
      </w:pPr>
    </w:p>
    <w:p w14:paraId="3672D403" w14:textId="77777777" w:rsidR="00155984" w:rsidRPr="00DA2B92" w:rsidRDefault="00155984" w:rsidP="00155984">
      <w:pPr>
        <w:rPr>
          <w:rFonts w:ascii="Times" w:hAnsi="Times"/>
          <w:color w:val="000000" w:themeColor="text1"/>
          <w:szCs w:val="28"/>
        </w:rPr>
      </w:pPr>
    </w:p>
    <w:p w14:paraId="6E3C4071" w14:textId="77777777" w:rsidR="00155984" w:rsidRPr="00DA2B92" w:rsidRDefault="00155984" w:rsidP="00155984">
      <w:pPr>
        <w:rPr>
          <w:rFonts w:ascii="Times" w:hAnsi="Times"/>
          <w:color w:val="000000" w:themeColor="text1"/>
          <w:szCs w:val="28"/>
        </w:rPr>
      </w:pPr>
    </w:p>
    <w:p w14:paraId="18812896" w14:textId="77777777" w:rsidR="00155984" w:rsidRPr="00DA2B92" w:rsidRDefault="00155984" w:rsidP="00155984">
      <w:pPr>
        <w:spacing w:line="360" w:lineRule="auto"/>
        <w:rPr>
          <w:rFonts w:ascii="Times" w:hAnsi="Times"/>
          <w:color w:val="000000" w:themeColor="text1"/>
          <w:szCs w:val="28"/>
          <w:shd w:val="clear" w:color="auto" w:fill="FFFFFF"/>
        </w:rPr>
      </w:pPr>
      <w:r w:rsidRPr="00DA2B92">
        <w:rPr>
          <w:rFonts w:ascii="Times" w:hAnsi="Times"/>
          <w:color w:val="000000" w:themeColor="text1"/>
          <w:szCs w:val="28"/>
        </w:rPr>
        <w:t>What does it mean for sound to happen in Lyric? Culler’s claim invites questions about how we define Lyric, but also about the phenomenology of sound, its medium, and the relation between sound, print and poem.  How is</w:t>
      </w:r>
      <w:r w:rsidRPr="00DA2B92">
        <w:rPr>
          <w:rFonts w:ascii="Times" w:hAnsi="Times"/>
          <w:color w:val="000000" w:themeColor="text1"/>
          <w:szCs w:val="28"/>
          <w:shd w:val="clear" w:color="auto" w:fill="FFFFFF"/>
        </w:rPr>
        <w:t xml:space="preserve"> sound experienced by the reader – by the eye, the </w:t>
      </w:r>
      <w:r w:rsidRPr="00DA2B92">
        <w:rPr>
          <w:rFonts w:ascii="Times" w:hAnsi="Times"/>
          <w:color w:val="000000" w:themeColor="text1"/>
          <w:szCs w:val="28"/>
          <w:shd w:val="clear" w:color="auto" w:fill="FFFFFF"/>
        </w:rPr>
        <w:lastRenderedPageBreak/>
        <w:t xml:space="preserve">ear, the mind’s ear, when it is read aloud and read in silence, </w:t>
      </w:r>
      <w:r w:rsidRPr="00DA2B92">
        <w:rPr>
          <w:rFonts w:ascii="Times" w:hAnsi="Times"/>
          <w:i/>
          <w:iCs/>
          <w:color w:val="000000" w:themeColor="text1"/>
          <w:szCs w:val="28"/>
          <w:shd w:val="clear" w:color="auto" w:fill="FFFFFF"/>
        </w:rPr>
        <w:t xml:space="preserve">in </w:t>
      </w:r>
      <w:r w:rsidRPr="00DA2B92">
        <w:rPr>
          <w:rFonts w:ascii="Times" w:hAnsi="Times"/>
          <w:color w:val="000000" w:themeColor="text1"/>
          <w:szCs w:val="28"/>
          <w:shd w:val="clear" w:color="auto" w:fill="FFFFFF"/>
        </w:rPr>
        <w:t>Lyric?</w:t>
      </w:r>
      <w:r w:rsidRPr="00DA2B92">
        <w:rPr>
          <w:rFonts w:ascii="Times" w:hAnsi="Times"/>
          <w:color w:val="000000" w:themeColor="text1"/>
          <w:szCs w:val="28"/>
        </w:rPr>
        <w:t xml:space="preserve"> The preposition “in” suggests that Lyric is a container for sound, a vessel, perhaps, an urn</w:t>
      </w:r>
      <w:r w:rsidRPr="00DA2B92">
        <w:rPr>
          <w:rFonts w:ascii="Times" w:hAnsi="Times"/>
          <w:color w:val="000000" w:themeColor="text1"/>
          <w:szCs w:val="28"/>
          <w:shd w:val="clear" w:color="auto" w:fill="FFFFFF"/>
        </w:rPr>
        <w:t>:</w:t>
      </w:r>
      <w:r w:rsidRPr="00DA2B92">
        <w:rPr>
          <w:rFonts w:ascii="Times" w:hAnsi="Times"/>
          <w:color w:val="000000" w:themeColor="text1"/>
          <w:szCs w:val="28"/>
        </w:rPr>
        <w:t xml:space="preserve"> </w:t>
      </w:r>
    </w:p>
    <w:p w14:paraId="2DFECDF2" w14:textId="77777777" w:rsidR="00155984" w:rsidRPr="00DA2B92" w:rsidRDefault="00155984" w:rsidP="00155984">
      <w:pPr>
        <w:shd w:val="clear" w:color="auto" w:fill="FFFFFF"/>
        <w:ind w:hanging="240"/>
        <w:textAlignment w:val="baseline"/>
        <w:rPr>
          <w:rFonts w:ascii="Times" w:hAnsi="Times"/>
          <w:color w:val="000000" w:themeColor="text1"/>
          <w:szCs w:val="28"/>
        </w:rPr>
      </w:pPr>
    </w:p>
    <w:p w14:paraId="232F9362" w14:textId="77777777" w:rsidR="00155984" w:rsidRPr="00DA2B92" w:rsidRDefault="00155984" w:rsidP="00155984">
      <w:pPr>
        <w:shd w:val="clear" w:color="auto" w:fill="FFFFFF"/>
        <w:textAlignment w:val="baseline"/>
        <w:rPr>
          <w:rFonts w:ascii="Times" w:hAnsi="Times"/>
          <w:color w:val="000000" w:themeColor="text1"/>
          <w:szCs w:val="28"/>
        </w:rPr>
      </w:pPr>
    </w:p>
    <w:p w14:paraId="7335E19A" w14:textId="77777777" w:rsidR="00155984" w:rsidRPr="00DA2B92" w:rsidRDefault="00155984" w:rsidP="00155984">
      <w:pPr>
        <w:shd w:val="clear" w:color="auto" w:fill="FFFFFF"/>
        <w:ind w:left="720" w:firstLine="720"/>
        <w:textAlignment w:val="baseline"/>
        <w:rPr>
          <w:rFonts w:ascii="Times" w:hAnsi="Times"/>
          <w:color w:val="000000" w:themeColor="text1"/>
          <w:szCs w:val="28"/>
        </w:rPr>
      </w:pPr>
      <w:r w:rsidRPr="00DA2B92">
        <w:rPr>
          <w:rFonts w:ascii="Times" w:hAnsi="Times"/>
          <w:color w:val="000000" w:themeColor="text1"/>
          <w:szCs w:val="28"/>
        </w:rPr>
        <w:t>Heard melodies are sweet, but those unheard</w:t>
      </w:r>
    </w:p>
    <w:p w14:paraId="751CCA54" w14:textId="77777777" w:rsidR="00155984" w:rsidRPr="00DA2B92" w:rsidRDefault="00155984" w:rsidP="00155984">
      <w:pPr>
        <w:shd w:val="clear" w:color="auto" w:fill="FFFFFF"/>
        <w:ind w:hanging="240"/>
        <w:textAlignment w:val="baseline"/>
        <w:rPr>
          <w:rFonts w:ascii="Times" w:hAnsi="Times"/>
          <w:color w:val="000000" w:themeColor="text1"/>
          <w:szCs w:val="28"/>
        </w:rPr>
      </w:pPr>
      <w:r w:rsidRPr="00DA2B92">
        <w:rPr>
          <w:rFonts w:ascii="Times" w:hAnsi="Times"/>
          <w:color w:val="000000" w:themeColor="text1"/>
          <w:szCs w:val="28"/>
        </w:rPr>
        <w:t xml:space="preserve">       </w:t>
      </w:r>
      <w:r w:rsidRPr="00DA2B92">
        <w:rPr>
          <w:rFonts w:ascii="Times" w:hAnsi="Times"/>
          <w:color w:val="000000" w:themeColor="text1"/>
          <w:szCs w:val="28"/>
        </w:rPr>
        <w:tab/>
      </w:r>
      <w:r w:rsidRPr="00DA2B92">
        <w:rPr>
          <w:rFonts w:ascii="Times" w:hAnsi="Times"/>
          <w:color w:val="000000" w:themeColor="text1"/>
          <w:szCs w:val="28"/>
        </w:rPr>
        <w:tab/>
        <w:t xml:space="preserve">Are sweeter; therefore, ye soft pipes, play </w:t>
      </w:r>
      <w:proofErr w:type="gramStart"/>
      <w:r w:rsidRPr="00DA2B92">
        <w:rPr>
          <w:rFonts w:ascii="Times" w:hAnsi="Times"/>
          <w:color w:val="000000" w:themeColor="text1"/>
          <w:szCs w:val="28"/>
        </w:rPr>
        <w:t>on;</w:t>
      </w:r>
      <w:proofErr w:type="gramEnd"/>
    </w:p>
    <w:p w14:paraId="6C8ADC3E" w14:textId="77777777" w:rsidR="00155984" w:rsidRPr="00DA2B92" w:rsidRDefault="00155984" w:rsidP="00155984">
      <w:pPr>
        <w:shd w:val="clear" w:color="auto" w:fill="FFFFFF"/>
        <w:ind w:left="720" w:firstLine="720"/>
        <w:textAlignment w:val="baseline"/>
        <w:rPr>
          <w:rFonts w:ascii="Times" w:hAnsi="Times"/>
          <w:color w:val="000000" w:themeColor="text1"/>
          <w:szCs w:val="28"/>
        </w:rPr>
      </w:pPr>
      <w:r w:rsidRPr="00DA2B92">
        <w:rPr>
          <w:rFonts w:ascii="Times" w:hAnsi="Times"/>
          <w:color w:val="000000" w:themeColor="text1"/>
          <w:szCs w:val="28"/>
        </w:rPr>
        <w:t xml:space="preserve">Not to the sensual ear, </w:t>
      </w:r>
      <w:proofErr w:type="gramStart"/>
      <w:r w:rsidRPr="00DA2B92">
        <w:rPr>
          <w:rFonts w:ascii="Times" w:hAnsi="Times"/>
          <w:color w:val="000000" w:themeColor="text1"/>
          <w:szCs w:val="28"/>
        </w:rPr>
        <w:t>but,</w:t>
      </w:r>
      <w:proofErr w:type="gramEnd"/>
      <w:r w:rsidRPr="00DA2B92">
        <w:rPr>
          <w:rFonts w:ascii="Times" w:hAnsi="Times"/>
          <w:color w:val="000000" w:themeColor="text1"/>
          <w:szCs w:val="28"/>
        </w:rPr>
        <w:t xml:space="preserve"> more </w:t>
      </w:r>
      <w:proofErr w:type="spellStart"/>
      <w:r w:rsidRPr="00DA2B92">
        <w:rPr>
          <w:rFonts w:ascii="Times" w:hAnsi="Times"/>
          <w:color w:val="000000" w:themeColor="text1"/>
          <w:szCs w:val="28"/>
        </w:rPr>
        <w:t>endear’d</w:t>
      </w:r>
      <w:proofErr w:type="spellEnd"/>
      <w:r w:rsidRPr="00DA2B92">
        <w:rPr>
          <w:rFonts w:ascii="Times" w:hAnsi="Times"/>
          <w:color w:val="000000" w:themeColor="text1"/>
          <w:szCs w:val="28"/>
        </w:rPr>
        <w:t>,</w:t>
      </w:r>
    </w:p>
    <w:p w14:paraId="26302DBC" w14:textId="77777777" w:rsidR="00155984" w:rsidRPr="00DA2B92" w:rsidRDefault="00155984" w:rsidP="00155984">
      <w:pPr>
        <w:shd w:val="clear" w:color="auto" w:fill="FFFFFF"/>
        <w:ind w:hanging="240"/>
        <w:textAlignment w:val="baseline"/>
        <w:rPr>
          <w:rFonts w:ascii="Times" w:hAnsi="Times"/>
          <w:color w:val="000000" w:themeColor="text1"/>
          <w:szCs w:val="28"/>
        </w:rPr>
      </w:pPr>
      <w:r w:rsidRPr="00DA2B92">
        <w:rPr>
          <w:rFonts w:ascii="Times" w:hAnsi="Times"/>
          <w:color w:val="000000" w:themeColor="text1"/>
          <w:szCs w:val="28"/>
        </w:rPr>
        <w:t>      </w:t>
      </w:r>
      <w:r w:rsidRPr="00DA2B92">
        <w:rPr>
          <w:rFonts w:ascii="Times" w:hAnsi="Times"/>
          <w:color w:val="000000" w:themeColor="text1"/>
          <w:szCs w:val="28"/>
        </w:rPr>
        <w:tab/>
      </w:r>
      <w:r w:rsidRPr="00DA2B92">
        <w:rPr>
          <w:rFonts w:ascii="Times" w:hAnsi="Times"/>
          <w:color w:val="000000" w:themeColor="text1"/>
          <w:szCs w:val="28"/>
        </w:rPr>
        <w:tab/>
        <w:t xml:space="preserve"> Pipe to the spirit ditties of no tone: </w:t>
      </w:r>
    </w:p>
    <w:p w14:paraId="21575ED7" w14:textId="77777777" w:rsidR="00155984" w:rsidRPr="00DA2B92" w:rsidRDefault="00155984" w:rsidP="00155984">
      <w:pPr>
        <w:shd w:val="clear" w:color="auto" w:fill="FFFFFF"/>
        <w:ind w:left="720" w:firstLine="720"/>
        <w:textAlignment w:val="baseline"/>
        <w:rPr>
          <w:rFonts w:ascii="Times" w:hAnsi="Times"/>
          <w:color w:val="000000" w:themeColor="text1"/>
          <w:szCs w:val="28"/>
        </w:rPr>
      </w:pPr>
      <w:r w:rsidRPr="00DA2B92">
        <w:rPr>
          <w:rFonts w:ascii="Times" w:hAnsi="Times"/>
          <w:color w:val="000000" w:themeColor="text1"/>
          <w:szCs w:val="28"/>
        </w:rPr>
        <w:t>(John Keats, “Ode on a Grecian Urn”)</w:t>
      </w:r>
    </w:p>
    <w:p w14:paraId="2FDE13E8" w14:textId="77777777" w:rsidR="00155984" w:rsidRPr="00DA2B92" w:rsidRDefault="00155984" w:rsidP="00155984">
      <w:pPr>
        <w:spacing w:line="360" w:lineRule="auto"/>
        <w:rPr>
          <w:rFonts w:ascii="Times" w:hAnsi="Times"/>
          <w:color w:val="000000" w:themeColor="text1"/>
          <w:szCs w:val="28"/>
        </w:rPr>
      </w:pPr>
    </w:p>
    <w:p w14:paraId="75AE6ECA" w14:textId="107F2DAC" w:rsidR="00155984" w:rsidRPr="00DA2B92" w:rsidRDefault="00155984" w:rsidP="00155984">
      <w:pPr>
        <w:spacing w:line="360" w:lineRule="auto"/>
        <w:ind w:left="-284"/>
        <w:rPr>
          <w:rFonts w:ascii="Times" w:hAnsi="Times"/>
          <w:color w:val="000000" w:themeColor="text1"/>
          <w:szCs w:val="28"/>
        </w:rPr>
      </w:pPr>
      <w:r w:rsidRPr="00DA2B92">
        <w:rPr>
          <w:rFonts w:ascii="Times" w:hAnsi="Times"/>
          <w:color w:val="000000" w:themeColor="text1"/>
          <w:szCs w:val="28"/>
        </w:rPr>
        <w:t>Where is sound happening in Keats’ lines?  On the page?  In our ears?  “</w:t>
      </w:r>
      <w:proofErr w:type="gramStart"/>
      <w:r w:rsidRPr="00DA2B92">
        <w:rPr>
          <w:rFonts w:ascii="Times" w:hAnsi="Times"/>
          <w:color w:val="000000" w:themeColor="text1"/>
          <w:szCs w:val="28"/>
        </w:rPr>
        <w:t>through</w:t>
      </w:r>
      <w:proofErr w:type="gramEnd"/>
      <w:r w:rsidRPr="00DA2B92">
        <w:rPr>
          <w:rFonts w:ascii="Times" w:hAnsi="Times"/>
          <w:color w:val="000000" w:themeColor="text1"/>
          <w:szCs w:val="28"/>
        </w:rPr>
        <w:t xml:space="preserve"> the air”? in our mind’s ears? Is there a difference between the way it “happens” in our ears, when read out loud, and in the mind’s ear, during silent reading? And what of the sounds that are seen but not heard? Like the playful eye-rhyme suggested by “unheard” and “</w:t>
      </w:r>
      <w:proofErr w:type="spellStart"/>
      <w:r w:rsidRPr="00DA2B92">
        <w:rPr>
          <w:rFonts w:ascii="Times" w:hAnsi="Times"/>
          <w:color w:val="000000" w:themeColor="text1"/>
          <w:szCs w:val="28"/>
        </w:rPr>
        <w:t>endear’d</w:t>
      </w:r>
      <w:proofErr w:type="spellEnd"/>
      <w:r w:rsidRPr="00DA2B92">
        <w:rPr>
          <w:rFonts w:ascii="Times" w:hAnsi="Times"/>
          <w:color w:val="000000" w:themeColor="text1"/>
          <w:szCs w:val="28"/>
        </w:rPr>
        <w:t>:” both words contain the word “ear,” but we only hear it sounded in “</w:t>
      </w:r>
      <w:proofErr w:type="spellStart"/>
      <w:r w:rsidRPr="00DA2B92">
        <w:rPr>
          <w:rFonts w:ascii="Times" w:hAnsi="Times"/>
          <w:color w:val="000000" w:themeColor="text1"/>
          <w:szCs w:val="28"/>
        </w:rPr>
        <w:t>endear’d</w:t>
      </w:r>
      <w:proofErr w:type="spellEnd"/>
      <w:r w:rsidRPr="00DA2B92">
        <w:rPr>
          <w:rFonts w:ascii="Times" w:hAnsi="Times"/>
          <w:color w:val="000000" w:themeColor="text1"/>
          <w:szCs w:val="28"/>
        </w:rPr>
        <w:t>.”</w:t>
      </w:r>
      <w:r w:rsidRPr="00DA2B92">
        <w:rPr>
          <w:rStyle w:val="EndnoteReference"/>
          <w:rFonts w:ascii="Times" w:hAnsi="Times"/>
          <w:color w:val="000000" w:themeColor="text1"/>
          <w:szCs w:val="28"/>
        </w:rPr>
        <w:endnoteReference w:id="1"/>
      </w:r>
      <w:r w:rsidRPr="00DA2B92">
        <w:rPr>
          <w:rFonts w:ascii="Times" w:hAnsi="Times"/>
          <w:color w:val="000000" w:themeColor="text1"/>
          <w:szCs w:val="28"/>
        </w:rPr>
        <w:t xml:space="preserve">   And</w:t>
      </w:r>
      <w:r>
        <w:rPr>
          <w:rFonts w:ascii="Times" w:hAnsi="Times"/>
          <w:color w:val="000000" w:themeColor="text1"/>
          <w:szCs w:val="28"/>
        </w:rPr>
        <w:t xml:space="preserve"> </w:t>
      </w:r>
      <w:r w:rsidRPr="00DA2B92">
        <w:rPr>
          <w:rFonts w:ascii="Times" w:hAnsi="Times"/>
          <w:color w:val="000000" w:themeColor="text1"/>
          <w:szCs w:val="28"/>
        </w:rPr>
        <w:t xml:space="preserve">what of the poem’s other silences? The gaps and </w:t>
      </w:r>
      <w:proofErr w:type="gramStart"/>
      <w:r w:rsidRPr="00DA2B92">
        <w:rPr>
          <w:rFonts w:ascii="Times" w:hAnsi="Times"/>
          <w:color w:val="000000" w:themeColor="text1"/>
          <w:szCs w:val="28"/>
        </w:rPr>
        <w:t>pauses?</w:t>
      </w:r>
      <w:proofErr w:type="gramEnd"/>
      <w:r w:rsidRPr="00DA2B92">
        <w:rPr>
          <w:rFonts w:ascii="Times" w:hAnsi="Times"/>
          <w:color w:val="000000" w:themeColor="text1"/>
          <w:szCs w:val="28"/>
        </w:rPr>
        <w:t xml:space="preserve"> The moments of no</w:t>
      </w:r>
      <w:r>
        <w:rPr>
          <w:rFonts w:ascii="Times" w:hAnsi="Times"/>
          <w:color w:val="000000" w:themeColor="text1"/>
          <w:szCs w:val="28"/>
        </w:rPr>
        <w:t xml:space="preserve"> </w:t>
      </w:r>
      <w:r w:rsidRPr="00DA2B92">
        <w:rPr>
          <w:rFonts w:ascii="Times" w:hAnsi="Times"/>
          <w:color w:val="000000" w:themeColor="text1"/>
          <w:szCs w:val="28"/>
        </w:rPr>
        <w:t xml:space="preserve">sound and </w:t>
      </w:r>
      <w:r>
        <w:rPr>
          <w:rFonts w:ascii="Times" w:hAnsi="Times"/>
          <w:color w:val="000000" w:themeColor="text1"/>
          <w:szCs w:val="28"/>
        </w:rPr>
        <w:t>“</w:t>
      </w:r>
      <w:r w:rsidRPr="00DA2B92">
        <w:rPr>
          <w:rFonts w:ascii="Times" w:hAnsi="Times"/>
          <w:color w:val="000000" w:themeColor="text1"/>
          <w:szCs w:val="28"/>
        </w:rPr>
        <w:t>no</w:t>
      </w:r>
      <w:r>
        <w:rPr>
          <w:rFonts w:ascii="Times" w:hAnsi="Times"/>
          <w:color w:val="000000" w:themeColor="text1"/>
          <w:szCs w:val="28"/>
        </w:rPr>
        <w:t xml:space="preserve"> </w:t>
      </w:r>
      <w:r w:rsidRPr="00DA2B92">
        <w:rPr>
          <w:rFonts w:ascii="Times" w:hAnsi="Times"/>
          <w:color w:val="000000" w:themeColor="text1"/>
          <w:szCs w:val="28"/>
        </w:rPr>
        <w:t>tone</w:t>
      </w:r>
      <w:r>
        <w:rPr>
          <w:rFonts w:ascii="Times" w:hAnsi="Times"/>
          <w:color w:val="000000" w:themeColor="text1"/>
          <w:szCs w:val="28"/>
        </w:rPr>
        <w:t>”</w:t>
      </w:r>
      <w:r w:rsidRPr="00DA2B92">
        <w:rPr>
          <w:rFonts w:ascii="Times" w:hAnsi="Times"/>
          <w:color w:val="000000" w:themeColor="text1"/>
          <w:szCs w:val="28"/>
        </w:rPr>
        <w:t xml:space="preserve">? the quiet?  The silence at the end of a line after “unheard,” the white space, the line break? or, somewhere else, as a boy “hangs/ waiting for the owls to answer”?  What of these silences?  Are they heard or “unheard”?  What of the many silences contained in and articulated by Lyric?   The silence of the urn, this “silent form”? Are they ‘happening’ in the same way as sound ‘happens’?  </w:t>
      </w:r>
      <w:del w:id="2" w:author="Mina Gorji" w:date="2022-09-20T10:32:00Z">
        <w:r w:rsidRPr="00DA2B92" w:rsidDel="00123FFE">
          <w:rPr>
            <w:rFonts w:ascii="Times" w:hAnsi="Times"/>
            <w:color w:val="000000" w:themeColor="text1"/>
            <w:szCs w:val="28"/>
          </w:rPr>
          <w:delText xml:space="preserve">And what of those eye rhymes we see and don’t hear, between “heard” and “endear’d”?  Both contain the word “ear,” but it is not sounded in “heard,” seen not heard, silent.   </w:delText>
        </w:r>
      </w:del>
      <w:r w:rsidRPr="00DA2B92">
        <w:rPr>
          <w:rFonts w:ascii="Times" w:hAnsi="Times"/>
          <w:color w:val="000000" w:themeColor="text1"/>
          <w:szCs w:val="28"/>
        </w:rPr>
        <w:t xml:space="preserve">And what is </w:t>
      </w:r>
      <w:r w:rsidRPr="00DA2B92">
        <w:rPr>
          <w:rFonts w:ascii="Times" w:hAnsi="Times"/>
          <w:i/>
          <w:color w:val="000000" w:themeColor="text1"/>
          <w:szCs w:val="28"/>
        </w:rPr>
        <w:t>soft</w:t>
      </w:r>
      <w:r w:rsidRPr="00DA2B92">
        <w:rPr>
          <w:rFonts w:ascii="Times" w:hAnsi="Times"/>
          <w:color w:val="000000" w:themeColor="text1"/>
          <w:szCs w:val="28"/>
        </w:rPr>
        <w:t xml:space="preserve"> sound? In these lines, </w:t>
      </w:r>
      <w:r w:rsidRPr="00DA2B92">
        <w:rPr>
          <w:rFonts w:ascii="Times" w:hAnsi="Times"/>
          <w:i/>
          <w:iCs/>
          <w:color w:val="000000" w:themeColor="text1"/>
          <w:szCs w:val="28"/>
        </w:rPr>
        <w:t>soft</w:t>
      </w:r>
      <w:ins w:id="3" w:author="Mina Gorji" w:date="2022-09-20T10:34:00Z">
        <w:r w:rsidR="00123FFE">
          <w:rPr>
            <w:rFonts w:ascii="Times" w:hAnsi="Times"/>
            <w:color w:val="000000" w:themeColor="text1"/>
            <w:szCs w:val="28"/>
          </w:rPr>
          <w:t xml:space="preserve">, in the phrase “soft pipes”, </w:t>
        </w:r>
      </w:ins>
      <w:del w:id="4" w:author="Mina Gorji" w:date="2022-09-20T10:34:00Z">
        <w:r w:rsidRPr="00DA2B92" w:rsidDel="00123FFE">
          <w:rPr>
            <w:rFonts w:ascii="Times" w:hAnsi="Times"/>
            <w:color w:val="000000" w:themeColor="text1"/>
            <w:szCs w:val="28"/>
          </w:rPr>
          <w:delText xml:space="preserve"> </w:delText>
        </w:r>
      </w:del>
      <w:r w:rsidRPr="00DA2B92">
        <w:rPr>
          <w:rFonts w:ascii="Times" w:hAnsi="Times"/>
          <w:color w:val="000000" w:themeColor="text1"/>
          <w:szCs w:val="28"/>
        </w:rPr>
        <w:t xml:space="preserve">suggests a quality of sound - timbre and volume.  But do we experience different qualities of sound, and degrees of softness and loudness, when we read these lines silently? How does quietness “happen” in a poem? </w:t>
      </w:r>
    </w:p>
    <w:p w14:paraId="3FDD2E79" w14:textId="719A497D" w:rsidR="00155984" w:rsidRPr="004C678E" w:rsidRDefault="00155984" w:rsidP="004C678E">
      <w:pPr>
        <w:spacing w:line="360" w:lineRule="auto"/>
        <w:ind w:left="-284" w:firstLine="284"/>
        <w:rPr>
          <w:rFonts w:ascii="Times" w:hAnsi="Times"/>
          <w:color w:val="000000" w:themeColor="text1"/>
          <w:szCs w:val="28"/>
        </w:rPr>
      </w:pPr>
      <w:r w:rsidRPr="00DA2B92">
        <w:rPr>
          <w:rFonts w:ascii="Times" w:hAnsi="Times"/>
          <w:color w:val="000000" w:themeColor="text1"/>
          <w:szCs w:val="28"/>
        </w:rPr>
        <w:t xml:space="preserve"> The word “volume” acquired an acoustic register in the late </w:t>
      </w:r>
      <w:r w:rsidRPr="00DA2B92">
        <w:rPr>
          <w:rFonts w:ascii="Times" w:hAnsi="Times"/>
          <w:color w:val="000000" w:themeColor="text1"/>
          <w:szCs w:val="28"/>
          <w:shd w:val="clear" w:color="auto" w:fill="FFFFFF"/>
        </w:rPr>
        <w:t>eighteenth-century</w:t>
      </w:r>
      <w:r w:rsidRPr="00DA2B92">
        <w:rPr>
          <w:rFonts w:ascii="Times" w:hAnsi="Times"/>
          <w:color w:val="000000" w:themeColor="text1"/>
          <w:szCs w:val="28"/>
        </w:rPr>
        <w:t xml:space="preserve">, according to </w:t>
      </w:r>
      <w:r w:rsidRPr="00C53E47">
        <w:rPr>
          <w:rFonts w:ascii="Times" w:hAnsi="Times"/>
          <w:i/>
          <w:iCs/>
          <w:color w:val="000000" w:themeColor="text1"/>
          <w:szCs w:val="28"/>
        </w:rPr>
        <w:t>OED</w:t>
      </w:r>
      <w:r w:rsidRPr="00DA2B92">
        <w:rPr>
          <w:rFonts w:ascii="Times" w:hAnsi="Times"/>
          <w:color w:val="000000" w:themeColor="text1"/>
          <w:szCs w:val="28"/>
        </w:rPr>
        <w:t xml:space="preserve">, a musical sense first recorded in Busby’s </w:t>
      </w:r>
      <w:r w:rsidR="004C678E">
        <w:rPr>
          <w:rFonts w:ascii="Times" w:hAnsi="Times"/>
          <w:i/>
          <w:iCs/>
          <w:color w:val="000000" w:themeColor="text1"/>
          <w:szCs w:val="28"/>
        </w:rPr>
        <w:t>Complete d</w:t>
      </w:r>
      <w:r w:rsidRPr="00DA2B92">
        <w:rPr>
          <w:rFonts w:ascii="Times" w:hAnsi="Times"/>
          <w:i/>
          <w:iCs/>
          <w:color w:val="000000" w:themeColor="text1"/>
          <w:szCs w:val="28"/>
        </w:rPr>
        <w:t xml:space="preserve">ictionary of </w:t>
      </w:r>
      <w:r w:rsidR="004C678E">
        <w:rPr>
          <w:rFonts w:ascii="Times" w:hAnsi="Times"/>
          <w:i/>
          <w:iCs/>
          <w:color w:val="000000" w:themeColor="text1"/>
          <w:szCs w:val="28"/>
        </w:rPr>
        <w:t>music</w:t>
      </w:r>
      <w:r w:rsidR="004C678E">
        <w:rPr>
          <w:rFonts w:ascii="Times" w:hAnsi="Times"/>
          <w:color w:val="000000" w:themeColor="text1"/>
          <w:szCs w:val="28"/>
        </w:rPr>
        <w:t xml:space="preserve"> (1786)</w:t>
      </w:r>
      <w:r w:rsidR="004C678E">
        <w:rPr>
          <w:rFonts w:ascii="Times" w:hAnsi="Times"/>
          <w:i/>
          <w:iCs/>
          <w:color w:val="000000" w:themeColor="text1"/>
          <w:szCs w:val="28"/>
        </w:rPr>
        <w:t xml:space="preserve"> </w:t>
      </w:r>
      <w:r w:rsidRPr="00DA2B92">
        <w:rPr>
          <w:rFonts w:ascii="Times" w:hAnsi="Times"/>
          <w:color w:val="000000" w:themeColor="text1"/>
          <w:szCs w:val="28"/>
        </w:rPr>
        <w:t xml:space="preserve">referring to  the tone and power of a human voice: </w:t>
      </w:r>
      <w:r w:rsidRPr="00DA2B92">
        <w:rPr>
          <w:rFonts w:ascii="Times" w:hAnsi="Times"/>
          <w:szCs w:val="28"/>
        </w:rPr>
        <w:t>“</w:t>
      </w:r>
      <w:r w:rsidRPr="00DA2B92">
        <w:rPr>
          <w:rStyle w:val="Emphasis"/>
          <w:rFonts w:ascii="Times" w:eastAsiaTheme="majorEastAsia" w:hAnsi="Times"/>
          <w:szCs w:val="28"/>
        </w:rPr>
        <w:t>Volume</w:t>
      </w:r>
      <w:r w:rsidRPr="00DA2B92">
        <w:rPr>
          <w:rFonts w:ascii="Times" w:hAnsi="Times"/>
          <w:szCs w:val="28"/>
        </w:rPr>
        <w:t>, a word applied to the compass of a voice from grave to acute: also to its tone, or power: as when we say, ‘such a performer possesses an extensive or rich </w:t>
      </w:r>
      <w:r w:rsidRPr="00DA2B92">
        <w:rPr>
          <w:rStyle w:val="quotationkeyword"/>
          <w:rFonts w:ascii="Times" w:hAnsi="Times"/>
          <w:szCs w:val="28"/>
        </w:rPr>
        <w:t>volume</w:t>
      </w:r>
      <w:r w:rsidRPr="00DA2B92">
        <w:rPr>
          <w:rFonts w:ascii="Times" w:hAnsi="Times"/>
          <w:szCs w:val="28"/>
        </w:rPr>
        <w:t xml:space="preserve"> of voice’.” </w:t>
      </w:r>
      <w:r w:rsidRPr="00DA2B92">
        <w:rPr>
          <w:rFonts w:ascii="Times" w:hAnsi="Times"/>
          <w:color w:val="000000" w:themeColor="text1"/>
          <w:szCs w:val="28"/>
        </w:rPr>
        <w:t>(</w:t>
      </w:r>
      <w:r w:rsidRPr="00C53E47">
        <w:rPr>
          <w:rFonts w:ascii="Times" w:hAnsi="Times"/>
          <w:i/>
          <w:iCs/>
          <w:color w:val="000000" w:themeColor="text1"/>
          <w:szCs w:val="28"/>
        </w:rPr>
        <w:t>OED</w:t>
      </w:r>
      <w:r w:rsidRPr="00DA2B92">
        <w:rPr>
          <w:rFonts w:ascii="Times" w:hAnsi="Times"/>
          <w:color w:val="000000" w:themeColor="text1"/>
          <w:szCs w:val="28"/>
        </w:rPr>
        <w:t xml:space="preserve">, 9a).  </w:t>
      </w:r>
      <w:r w:rsidRPr="00DA2B92">
        <w:rPr>
          <w:rFonts w:ascii="Times" w:hAnsi="Times"/>
          <w:szCs w:val="28"/>
        </w:rPr>
        <w:t xml:space="preserve">  </w:t>
      </w:r>
      <w:r w:rsidRPr="00DA2B92">
        <w:rPr>
          <w:rStyle w:val="noindent"/>
          <w:rFonts w:ascii="Times" w:eastAsiaTheme="majorEastAsia" w:hAnsi="Times"/>
        </w:rPr>
        <w:t xml:space="preserve"> The first recorded </w:t>
      </w:r>
      <w:r>
        <w:rPr>
          <w:rStyle w:val="noindent"/>
          <w:rFonts w:ascii="Times" w:eastAsiaTheme="majorEastAsia" w:hAnsi="Times"/>
        </w:rPr>
        <w:t>usage</w:t>
      </w:r>
      <w:r w:rsidRPr="00DA2B92">
        <w:rPr>
          <w:rStyle w:val="noindent"/>
          <w:rFonts w:ascii="Times" w:eastAsiaTheme="majorEastAsia" w:hAnsi="Times"/>
        </w:rPr>
        <w:t xml:space="preserve"> of </w:t>
      </w:r>
      <w:r>
        <w:rPr>
          <w:rStyle w:val="noindent"/>
          <w:rFonts w:ascii="Times" w:eastAsiaTheme="majorEastAsia" w:hAnsi="Times"/>
        </w:rPr>
        <w:t xml:space="preserve">the word </w:t>
      </w:r>
      <w:r w:rsidRPr="004151A1">
        <w:rPr>
          <w:rStyle w:val="noindent"/>
          <w:rFonts w:ascii="Times" w:eastAsiaTheme="majorEastAsia" w:hAnsi="Times"/>
        </w:rPr>
        <w:t>volume</w:t>
      </w:r>
      <w:r w:rsidRPr="00DA2B92">
        <w:rPr>
          <w:rStyle w:val="noindent"/>
          <w:rFonts w:ascii="Times" w:eastAsiaTheme="majorEastAsia" w:hAnsi="Times"/>
        </w:rPr>
        <w:t xml:space="preserve"> as </w:t>
      </w:r>
      <w:r w:rsidRPr="00DA2B92">
        <w:rPr>
          <w:rFonts w:ascii="Times" w:hAnsi="Times"/>
          <w:szCs w:val="28"/>
        </w:rPr>
        <w:t>“</w:t>
      </w:r>
      <w:r w:rsidRPr="00DA2B92">
        <w:rPr>
          <w:rFonts w:ascii="Times" w:hAnsi="Times"/>
          <w:color w:val="333333"/>
          <w:szCs w:val="28"/>
        </w:rPr>
        <w:t>Quantity, strength or power, combined mass, of sound” (</w:t>
      </w:r>
      <w:r w:rsidRPr="00972183">
        <w:rPr>
          <w:rFonts w:ascii="Times" w:hAnsi="Times"/>
          <w:i/>
          <w:iCs/>
          <w:color w:val="333333"/>
          <w:szCs w:val="28"/>
        </w:rPr>
        <w:t>OED</w:t>
      </w:r>
      <w:r w:rsidRPr="00DA2B92">
        <w:rPr>
          <w:rFonts w:ascii="Times" w:hAnsi="Times"/>
          <w:color w:val="333333"/>
          <w:szCs w:val="28"/>
        </w:rPr>
        <w:t xml:space="preserve">, 9b) occurs a little later, in 1822, and is attributed to Lord Byron in </w:t>
      </w:r>
      <w:r w:rsidRPr="00DA2B92">
        <w:rPr>
          <w:rFonts w:ascii="Times" w:hAnsi="Times"/>
          <w:i/>
          <w:iCs/>
          <w:color w:val="333333"/>
          <w:szCs w:val="28"/>
        </w:rPr>
        <w:t xml:space="preserve">Werner, </w:t>
      </w:r>
      <w:r w:rsidRPr="00DA2B92">
        <w:rPr>
          <w:rFonts w:ascii="Times" w:hAnsi="Times"/>
          <w:color w:val="333333"/>
          <w:szCs w:val="28"/>
        </w:rPr>
        <w:t>(v. </w:t>
      </w:r>
      <w:proofErr w:type="spellStart"/>
      <w:r w:rsidRPr="00DA2B92">
        <w:rPr>
          <w:rStyle w:val="noindent"/>
          <w:rFonts w:ascii="Times" w:eastAsiaTheme="majorEastAsia" w:hAnsi="Times"/>
          <w:color w:val="333333"/>
        </w:rPr>
        <w:t>i</w:t>
      </w:r>
      <w:proofErr w:type="spellEnd"/>
      <w:r w:rsidRPr="00DA2B92">
        <w:rPr>
          <w:rStyle w:val="noindent"/>
          <w:rFonts w:ascii="Times" w:eastAsiaTheme="majorEastAsia" w:hAnsi="Times"/>
          <w:color w:val="333333"/>
        </w:rPr>
        <w:t>. 134</w:t>
      </w:r>
      <w:r w:rsidRPr="00DA2B92">
        <w:rPr>
          <w:rFonts w:ascii="Times" w:hAnsi="Times"/>
          <w:color w:val="333333"/>
          <w:szCs w:val="28"/>
        </w:rPr>
        <w:t>   I heard</w:t>
      </w:r>
      <w:r>
        <w:rPr>
          <w:rFonts w:ascii="Times" w:hAnsi="Times"/>
          <w:color w:val="333333"/>
          <w:szCs w:val="28"/>
        </w:rPr>
        <w:t>…</w:t>
      </w:r>
      <w:r w:rsidRPr="00DA2B92">
        <w:rPr>
          <w:rFonts w:ascii="Times" w:hAnsi="Times"/>
          <w:color w:val="333333"/>
          <w:szCs w:val="28"/>
        </w:rPr>
        <w:t>, Distinct and keener far upon my ear Than the late cannon's </w:t>
      </w:r>
      <w:r w:rsidRPr="00DA2B92">
        <w:rPr>
          <w:rStyle w:val="quotationkeyword"/>
          <w:rFonts w:ascii="Times" w:hAnsi="Times"/>
          <w:color w:val="333333"/>
          <w:szCs w:val="28"/>
        </w:rPr>
        <w:t>volume</w:t>
      </w:r>
      <w:r w:rsidRPr="00DA2B92">
        <w:rPr>
          <w:rFonts w:ascii="Times" w:hAnsi="Times"/>
          <w:color w:val="333333"/>
          <w:szCs w:val="28"/>
        </w:rPr>
        <w:t>, this word</w:t>
      </w:r>
      <w:proofErr w:type="gramStart"/>
      <w:r w:rsidRPr="00DA2B92">
        <w:rPr>
          <w:rFonts w:ascii="Times" w:hAnsi="Times"/>
          <w:color w:val="333333"/>
          <w:szCs w:val="28"/>
        </w:rPr>
        <w:t>—‘</w:t>
      </w:r>
      <w:proofErr w:type="gramEnd"/>
      <w:r w:rsidRPr="00DA2B92">
        <w:rPr>
          <w:rFonts w:ascii="Times" w:hAnsi="Times"/>
          <w:color w:val="333333"/>
          <w:szCs w:val="28"/>
        </w:rPr>
        <w:t>Werner!’).   This new sense of the word registers a larger cultural and scientific curiosity about the nature and experience of sound in the period, a curiosity which also finds shape in poetry</w:t>
      </w:r>
      <w:r>
        <w:rPr>
          <w:rFonts w:ascii="Times" w:hAnsi="Times"/>
          <w:color w:val="333333"/>
          <w:szCs w:val="28"/>
        </w:rPr>
        <w:t xml:space="preserve"> of the period</w:t>
      </w:r>
      <w:r w:rsidRPr="00DA2B92">
        <w:rPr>
          <w:rFonts w:ascii="Times" w:hAnsi="Times"/>
          <w:color w:val="333333"/>
          <w:szCs w:val="28"/>
        </w:rPr>
        <w:t xml:space="preserve">.  </w:t>
      </w:r>
    </w:p>
    <w:p w14:paraId="234CB1CC" w14:textId="77777777" w:rsidR="00155984" w:rsidRPr="00DA2B92" w:rsidRDefault="00155984" w:rsidP="00155984">
      <w:pPr>
        <w:spacing w:line="360" w:lineRule="auto"/>
        <w:ind w:left="-284" w:firstLine="284"/>
        <w:rPr>
          <w:rFonts w:ascii="Times" w:hAnsi="Times"/>
          <w:color w:val="000000" w:themeColor="text1"/>
          <w:szCs w:val="28"/>
        </w:rPr>
      </w:pPr>
      <w:r w:rsidRPr="00DA2B92">
        <w:rPr>
          <w:rFonts w:ascii="Times" w:hAnsi="Times"/>
          <w:color w:val="000000" w:themeColor="text1"/>
          <w:szCs w:val="28"/>
        </w:rPr>
        <w:t xml:space="preserve">The contemporary poet Alice Oswald is also interested in the expression of </w:t>
      </w:r>
      <w:proofErr w:type="gramStart"/>
      <w:r w:rsidRPr="00DA2B92">
        <w:rPr>
          <w:rFonts w:ascii="Times" w:hAnsi="Times"/>
          <w:color w:val="000000" w:themeColor="text1"/>
          <w:szCs w:val="28"/>
        </w:rPr>
        <w:t>volume, and</w:t>
      </w:r>
      <w:proofErr w:type="gramEnd"/>
      <w:r w:rsidRPr="00DA2B92">
        <w:rPr>
          <w:rFonts w:ascii="Times" w:hAnsi="Times"/>
          <w:color w:val="000000" w:themeColor="text1"/>
          <w:szCs w:val="28"/>
        </w:rPr>
        <w:t xml:space="preserve"> plays with different ways of suggesting quiet and silence through and around words, using space, measuring lines and fading ink to create a graphic code for calibrating sound and silence. </w:t>
      </w:r>
      <w:r w:rsidRPr="00DA2B92">
        <w:rPr>
          <w:rFonts w:ascii="Times" w:hAnsi="Times"/>
          <w:color w:val="000000" w:themeColor="text1"/>
          <w:szCs w:val="28"/>
        </w:rPr>
        <w:lastRenderedPageBreak/>
        <w:t>In the last lines of her poem ‘Tithonus’</w:t>
      </w:r>
      <w:r>
        <w:rPr>
          <w:rFonts w:ascii="Times" w:hAnsi="Times"/>
          <w:color w:val="000000" w:themeColor="text1"/>
          <w:szCs w:val="28"/>
        </w:rPr>
        <w:t xml:space="preserve"> (</w:t>
      </w:r>
      <w:r>
        <w:rPr>
          <w:rFonts w:ascii="Times" w:hAnsi="Times"/>
          <w:i/>
          <w:iCs/>
          <w:color w:val="000000" w:themeColor="text1"/>
          <w:szCs w:val="28"/>
        </w:rPr>
        <w:t xml:space="preserve">Falling Awake, </w:t>
      </w:r>
      <w:r>
        <w:rPr>
          <w:rFonts w:ascii="Times" w:hAnsi="Times"/>
          <w:color w:val="000000" w:themeColor="text1"/>
          <w:szCs w:val="28"/>
        </w:rPr>
        <w:t>2016, 45-81)</w:t>
      </w:r>
      <w:r w:rsidRPr="00DA2B92">
        <w:rPr>
          <w:rFonts w:ascii="Times" w:hAnsi="Times"/>
          <w:color w:val="000000" w:themeColor="text1"/>
          <w:szCs w:val="28"/>
        </w:rPr>
        <w:t>, for example, there’s a moment of graphic quietening. The final letters of the poem fade into whiteness, so that the poem’s concluding word, “appearing” is almost invisible, printed in the very lightest shade of type, as dawn, and light, appear.</w:t>
      </w:r>
      <w:r w:rsidRPr="00DA2B92">
        <w:rPr>
          <w:rStyle w:val="EndnoteReference"/>
          <w:rFonts w:ascii="Times" w:hAnsi="Times"/>
          <w:color w:val="000000" w:themeColor="text1"/>
          <w:szCs w:val="28"/>
        </w:rPr>
        <w:endnoteReference w:id="2"/>
      </w:r>
      <w:r w:rsidRPr="00DA2B92">
        <w:rPr>
          <w:rFonts w:ascii="Times" w:hAnsi="Times"/>
          <w:color w:val="000000" w:themeColor="text1"/>
          <w:szCs w:val="28"/>
        </w:rPr>
        <w:t xml:space="preserve">  The fading font produces an aural effect, the suggestion of diminuendo, in the way that </w:t>
      </w:r>
      <w:r w:rsidRPr="00DA2B92">
        <w:rPr>
          <w:rFonts w:ascii="Times" w:hAnsi="Times"/>
          <w:b/>
          <w:color w:val="000000" w:themeColor="text1"/>
          <w:szCs w:val="28"/>
        </w:rPr>
        <w:t>bold</w:t>
      </w:r>
      <w:r w:rsidRPr="00DA2B92">
        <w:rPr>
          <w:rFonts w:ascii="Times" w:hAnsi="Times"/>
          <w:color w:val="000000" w:themeColor="text1"/>
          <w:szCs w:val="28"/>
        </w:rPr>
        <w:t xml:space="preserve"> or CAPITAL LETTERS, larger font size or </w:t>
      </w:r>
      <w:r w:rsidRPr="00DA2B92">
        <w:rPr>
          <w:rFonts w:ascii="Times" w:hAnsi="Times"/>
          <w:i/>
          <w:color w:val="000000" w:themeColor="text1"/>
          <w:szCs w:val="28"/>
        </w:rPr>
        <w:t>italics</w:t>
      </w:r>
      <w:r w:rsidRPr="00DA2B92">
        <w:rPr>
          <w:rFonts w:ascii="Times" w:hAnsi="Times"/>
          <w:color w:val="000000" w:themeColor="text1"/>
          <w:szCs w:val="28"/>
        </w:rPr>
        <w:t xml:space="preserve"> can suggest a louder volume. But, as we shall see, a poem can sound or produce the effect of quiet in other ways.  </w:t>
      </w:r>
    </w:p>
    <w:p w14:paraId="504DB0C8" w14:textId="77777777" w:rsidR="00155984" w:rsidRPr="00DA2B92" w:rsidRDefault="00155984" w:rsidP="00155984">
      <w:pPr>
        <w:spacing w:line="360" w:lineRule="auto"/>
        <w:ind w:firstLine="720"/>
        <w:rPr>
          <w:rFonts w:ascii="Times" w:hAnsi="Times"/>
          <w:color w:val="000000" w:themeColor="text1"/>
          <w:szCs w:val="28"/>
          <w:shd w:val="clear" w:color="auto" w:fill="FFFFFF"/>
        </w:rPr>
      </w:pPr>
      <w:r w:rsidRPr="00DA2B92">
        <w:rPr>
          <w:rFonts w:ascii="Times" w:hAnsi="Times"/>
          <w:color w:val="000000" w:themeColor="text1"/>
          <w:szCs w:val="28"/>
          <w:shd w:val="clear" w:color="auto" w:fill="FFFFFF"/>
        </w:rPr>
        <w:t>Coleridge, too, was intensely curious about the nature and experience of sound in the ear and in print.  “Frost at Midnight”</w:t>
      </w:r>
      <w:r>
        <w:rPr>
          <w:rFonts w:ascii="Times" w:hAnsi="Times"/>
          <w:color w:val="000000" w:themeColor="text1"/>
          <w:szCs w:val="28"/>
          <w:shd w:val="clear" w:color="auto" w:fill="FFFFFF"/>
        </w:rPr>
        <w:t>, written in Somerset in the winter of 1798,</w:t>
      </w:r>
      <w:r w:rsidRPr="00DA2B92">
        <w:rPr>
          <w:rFonts w:ascii="Times" w:hAnsi="Times"/>
          <w:color w:val="000000" w:themeColor="text1"/>
          <w:szCs w:val="28"/>
          <w:shd w:val="clear" w:color="auto" w:fill="FFFFFF"/>
        </w:rPr>
        <w:t xml:space="preserve"> </w:t>
      </w:r>
      <w:r>
        <w:rPr>
          <w:rFonts w:ascii="Times" w:hAnsi="Times"/>
          <w:color w:val="000000" w:themeColor="text1"/>
          <w:szCs w:val="28"/>
          <w:shd w:val="clear" w:color="auto" w:fill="FFFFFF"/>
        </w:rPr>
        <w:t xml:space="preserve">does not use the word “volume”, but </w:t>
      </w:r>
      <w:r w:rsidRPr="00DA2B92">
        <w:rPr>
          <w:rFonts w:ascii="Times" w:hAnsi="Times"/>
          <w:color w:val="000000" w:themeColor="text1"/>
          <w:szCs w:val="28"/>
          <w:shd w:val="clear" w:color="auto" w:fill="FFFFFF"/>
        </w:rPr>
        <w:t xml:space="preserve">records a playful exploration of </w:t>
      </w:r>
      <w:r>
        <w:rPr>
          <w:rFonts w:ascii="Times" w:hAnsi="Times"/>
          <w:color w:val="000000" w:themeColor="text1"/>
          <w:szCs w:val="28"/>
          <w:shd w:val="clear" w:color="auto" w:fill="FFFFFF"/>
        </w:rPr>
        <w:t xml:space="preserve">dynamics and of </w:t>
      </w:r>
      <w:r w:rsidRPr="00DA2B92">
        <w:rPr>
          <w:rFonts w:ascii="Times" w:hAnsi="Times"/>
          <w:color w:val="000000" w:themeColor="text1"/>
          <w:szCs w:val="28"/>
          <w:shd w:val="clear" w:color="auto" w:fill="FFFFFF"/>
        </w:rPr>
        <w:t>the various ways (graphic, rhythmic, linguistic and as an effect of tempo) in which sound and quiet could be represented to both eye and ear</w:t>
      </w:r>
      <w:r>
        <w:rPr>
          <w:rFonts w:ascii="Times" w:hAnsi="Times"/>
          <w:color w:val="000000" w:themeColor="text1"/>
          <w:szCs w:val="28"/>
          <w:shd w:val="clear" w:color="auto" w:fill="FFFFFF"/>
        </w:rPr>
        <w:t xml:space="preserve"> in a poem</w:t>
      </w:r>
      <w:r w:rsidRPr="00DA2B92">
        <w:rPr>
          <w:rFonts w:ascii="Times" w:hAnsi="Times"/>
          <w:color w:val="000000" w:themeColor="text1"/>
          <w:szCs w:val="28"/>
          <w:shd w:val="clear" w:color="auto" w:fill="FFFFFF"/>
        </w:rPr>
        <w:t xml:space="preserve">. Like other Romantic poets, Coleridge was fascinated by visual codes and patterns for sound and marking emphasis.  Julia S. Carlson has shown how Wordsworth drew on developments in cartography and rhetoric in his own </w:t>
      </w:r>
      <w:proofErr w:type="spellStart"/>
      <w:r w:rsidRPr="00DA2B92">
        <w:rPr>
          <w:rFonts w:ascii="Times" w:hAnsi="Times"/>
          <w:color w:val="000000" w:themeColor="text1"/>
          <w:szCs w:val="28"/>
          <w:shd w:val="clear" w:color="auto" w:fill="FFFFFF"/>
        </w:rPr>
        <w:t>shapings</w:t>
      </w:r>
      <w:proofErr w:type="spellEnd"/>
      <w:r w:rsidRPr="00DA2B92">
        <w:rPr>
          <w:rFonts w:ascii="Times" w:hAnsi="Times"/>
          <w:color w:val="000000" w:themeColor="text1"/>
          <w:szCs w:val="28"/>
          <w:shd w:val="clear" w:color="auto" w:fill="FFFFFF"/>
        </w:rPr>
        <w:t xml:space="preserve"> </w:t>
      </w:r>
      <w:r>
        <w:rPr>
          <w:rFonts w:ascii="Times" w:hAnsi="Times"/>
          <w:color w:val="000000" w:themeColor="text1"/>
          <w:szCs w:val="28"/>
          <w:shd w:val="clear" w:color="auto" w:fill="FFFFFF"/>
        </w:rPr>
        <w:t xml:space="preserve">in and </w:t>
      </w:r>
      <w:r w:rsidRPr="00DA2B92">
        <w:rPr>
          <w:rFonts w:ascii="Times" w:hAnsi="Times"/>
          <w:color w:val="000000" w:themeColor="text1"/>
          <w:szCs w:val="28"/>
          <w:shd w:val="clear" w:color="auto" w:fill="FFFFFF"/>
        </w:rPr>
        <w:t xml:space="preserve">of sound on the page (Julia S. Carlson, </w:t>
      </w:r>
      <w:r w:rsidRPr="00DA2B92">
        <w:rPr>
          <w:rFonts w:ascii="Times" w:hAnsi="Times"/>
          <w:i/>
          <w:iCs/>
          <w:color w:val="000000" w:themeColor="text1"/>
          <w:szCs w:val="28"/>
          <w:shd w:val="clear" w:color="auto" w:fill="FFFFFF"/>
        </w:rPr>
        <w:t xml:space="preserve">Romantic </w:t>
      </w:r>
      <w:proofErr w:type="gramStart"/>
      <w:r w:rsidRPr="00DA2B92">
        <w:rPr>
          <w:rFonts w:ascii="Times" w:hAnsi="Times"/>
          <w:i/>
          <w:iCs/>
          <w:color w:val="000000" w:themeColor="text1"/>
          <w:szCs w:val="28"/>
          <w:shd w:val="clear" w:color="auto" w:fill="FFFFFF"/>
        </w:rPr>
        <w:t>Marks</w:t>
      </w:r>
      <w:proofErr w:type="gramEnd"/>
      <w:r w:rsidRPr="00DA2B92">
        <w:rPr>
          <w:rFonts w:ascii="Times" w:hAnsi="Times"/>
          <w:i/>
          <w:iCs/>
          <w:color w:val="000000" w:themeColor="text1"/>
          <w:szCs w:val="28"/>
          <w:shd w:val="clear" w:color="auto" w:fill="FFFFFF"/>
        </w:rPr>
        <w:t xml:space="preserve"> and Measures: Wordsworth’s Poetry in Fields of Print</w:t>
      </w:r>
      <w:r w:rsidRPr="00DA2B92">
        <w:rPr>
          <w:rFonts w:ascii="Times" w:hAnsi="Times"/>
          <w:color w:val="000000" w:themeColor="text1"/>
          <w:szCs w:val="28"/>
          <w:shd w:val="clear" w:color="auto" w:fill="FFFFFF"/>
        </w:rPr>
        <w:t>, 2016).   Taking this yet further, I suggest that Coleridge</w:t>
      </w:r>
      <w:r>
        <w:rPr>
          <w:rFonts w:ascii="Times" w:hAnsi="Times"/>
          <w:color w:val="000000" w:themeColor="text1"/>
          <w:szCs w:val="28"/>
          <w:shd w:val="clear" w:color="auto" w:fill="FFFFFF"/>
        </w:rPr>
        <w:t xml:space="preserve"> was also </w:t>
      </w:r>
      <w:r w:rsidRPr="00DA2B92">
        <w:rPr>
          <w:rFonts w:ascii="Times" w:hAnsi="Times"/>
          <w:color w:val="000000" w:themeColor="text1"/>
          <w:szCs w:val="28"/>
          <w:shd w:val="clear" w:color="auto" w:fill="FFFFFF"/>
        </w:rPr>
        <w:t>preoccupied with how to represent sounds and especially volume, and that his imaginative interest in acoustics and in musical forms and notation informed the way he shaped sound into both aural patterns and visual language in his poetry.</w:t>
      </w:r>
    </w:p>
    <w:p w14:paraId="0CFA8A40" w14:textId="77777777" w:rsidR="00155984" w:rsidRPr="00DA2B92" w:rsidRDefault="00155984" w:rsidP="002232B7">
      <w:pPr>
        <w:spacing w:line="360" w:lineRule="auto"/>
        <w:rPr>
          <w:rFonts w:ascii="Times" w:hAnsi="Times"/>
          <w:color w:val="000000" w:themeColor="text1"/>
          <w:szCs w:val="28"/>
          <w:shd w:val="clear" w:color="auto" w:fill="FFFFFF"/>
        </w:rPr>
      </w:pPr>
    </w:p>
    <w:p w14:paraId="02965EDE" w14:textId="77777777" w:rsidR="00155984" w:rsidRPr="00DA2B92" w:rsidRDefault="00155984" w:rsidP="00155984">
      <w:pPr>
        <w:spacing w:line="360" w:lineRule="auto"/>
        <w:ind w:firstLine="720"/>
        <w:rPr>
          <w:rFonts w:ascii="Times" w:hAnsi="Times"/>
          <w:color w:val="000000" w:themeColor="text1"/>
          <w:szCs w:val="28"/>
          <w:shd w:val="clear" w:color="auto" w:fill="FFFFFF"/>
        </w:rPr>
      </w:pPr>
    </w:p>
    <w:p w14:paraId="5DC2252A" w14:textId="77777777" w:rsidR="00155984" w:rsidRPr="00DA2B92" w:rsidRDefault="00155984" w:rsidP="00155984">
      <w:pPr>
        <w:spacing w:line="360" w:lineRule="auto"/>
        <w:ind w:firstLine="720"/>
        <w:rPr>
          <w:rFonts w:ascii="Times" w:hAnsi="Times"/>
          <w:color w:val="000000" w:themeColor="text1"/>
          <w:szCs w:val="28"/>
          <w:shd w:val="clear" w:color="auto" w:fill="FFFFFF"/>
        </w:rPr>
      </w:pPr>
    </w:p>
    <w:p w14:paraId="7C18B724" w14:textId="77777777" w:rsidR="00155984" w:rsidRPr="00DA2B92" w:rsidRDefault="00155984" w:rsidP="00155984">
      <w:pPr>
        <w:numPr>
          <w:ilvl w:val="0"/>
          <w:numId w:val="4"/>
        </w:numPr>
        <w:spacing w:line="360" w:lineRule="auto"/>
        <w:rPr>
          <w:rFonts w:ascii="Times" w:hAnsi="Times"/>
          <w:color w:val="000000" w:themeColor="text1"/>
          <w:szCs w:val="28"/>
        </w:rPr>
      </w:pPr>
      <w:r w:rsidRPr="00DA2B92">
        <w:rPr>
          <w:rFonts w:ascii="Times" w:hAnsi="Times"/>
          <w:i/>
          <w:iCs/>
          <w:color w:val="000000" w:themeColor="text1"/>
          <w:szCs w:val="28"/>
        </w:rPr>
        <w:t>pp</w:t>
      </w:r>
    </w:p>
    <w:p w14:paraId="5B36CCB9" w14:textId="77777777" w:rsidR="00155984" w:rsidRPr="00DA2B92" w:rsidRDefault="00155984" w:rsidP="00155984">
      <w:pPr>
        <w:spacing w:line="360" w:lineRule="auto"/>
        <w:rPr>
          <w:rFonts w:ascii="Times" w:hAnsi="Times"/>
          <w:color w:val="000000" w:themeColor="text1"/>
          <w:szCs w:val="28"/>
        </w:rPr>
      </w:pPr>
    </w:p>
    <w:p w14:paraId="6058BDBB" w14:textId="77777777" w:rsidR="00155984" w:rsidRPr="00DA2B92" w:rsidRDefault="00155984" w:rsidP="00155984">
      <w:pPr>
        <w:spacing w:line="360" w:lineRule="auto"/>
        <w:rPr>
          <w:rFonts w:ascii="Times" w:hAnsi="Times"/>
          <w:color w:val="000000" w:themeColor="text1"/>
          <w:szCs w:val="28"/>
          <w:shd w:val="clear" w:color="auto" w:fill="FFFFFF"/>
        </w:rPr>
      </w:pPr>
      <w:r w:rsidRPr="00DA2B92">
        <w:rPr>
          <w:rFonts w:ascii="Times" w:hAnsi="Times"/>
          <w:color w:val="000000" w:themeColor="text1"/>
          <w:szCs w:val="28"/>
        </w:rPr>
        <w:t>Many of our critical terms for discussing lyric poetry are, of course, borrowed from music; for example, as Susan Stewart has explained: “we speak of such features as counterpoint, harmony, syncopation, stress, duration, and timbre” as some of the “ways in which sound is measured as if music and lyric were analogous”</w:t>
      </w:r>
      <w:r w:rsidRPr="00364C6A">
        <w:rPr>
          <w:rFonts w:ascii="Times" w:hAnsi="Times"/>
          <w:b/>
          <w:color w:val="000000" w:themeColor="text1"/>
          <w:szCs w:val="28"/>
        </w:rPr>
        <w:t xml:space="preserve"> </w:t>
      </w:r>
      <w:r w:rsidRPr="001E416A">
        <w:rPr>
          <w:rFonts w:ascii="Times" w:hAnsi="Times"/>
          <w:color w:val="000000" w:themeColor="text1"/>
          <w:szCs w:val="28"/>
        </w:rPr>
        <w:t>(</w:t>
      </w:r>
      <w:r w:rsidRPr="001E416A">
        <w:rPr>
          <w:rFonts w:ascii="Times" w:hAnsi="Times"/>
          <w:i/>
          <w:iCs/>
          <w:color w:val="000000" w:themeColor="text1"/>
          <w:szCs w:val="28"/>
        </w:rPr>
        <w:t>Stewart</w:t>
      </w:r>
      <w:r w:rsidRPr="00EE7451">
        <w:rPr>
          <w:rFonts w:ascii="Times" w:hAnsi="Times"/>
          <w:color w:val="000000" w:themeColor="text1"/>
          <w:szCs w:val="28"/>
        </w:rPr>
        <w:t xml:space="preserve">, </w:t>
      </w:r>
      <w:r w:rsidRPr="00364C6A">
        <w:rPr>
          <w:rFonts w:ascii="Times" w:hAnsi="Times"/>
          <w:color w:val="000000" w:themeColor="text1"/>
          <w:szCs w:val="28"/>
        </w:rPr>
        <w:t xml:space="preserve">2002: </w:t>
      </w:r>
      <w:r w:rsidRPr="001E416A">
        <w:rPr>
          <w:rFonts w:ascii="Times" w:hAnsi="Times"/>
          <w:color w:val="000000" w:themeColor="text1"/>
          <w:szCs w:val="28"/>
        </w:rPr>
        <w:t>68).</w:t>
      </w:r>
      <w:r w:rsidRPr="00364C6A">
        <w:rPr>
          <w:rFonts w:ascii="Times" w:hAnsi="Times"/>
          <w:b/>
          <w:color w:val="000000" w:themeColor="text1"/>
          <w:szCs w:val="28"/>
        </w:rPr>
        <w:t xml:space="preserve"> </w:t>
      </w:r>
      <w:r w:rsidRPr="00DA2B92">
        <w:rPr>
          <w:rFonts w:ascii="Times" w:hAnsi="Times"/>
          <w:color w:val="000000" w:themeColor="text1"/>
          <w:szCs w:val="28"/>
        </w:rPr>
        <w:t xml:space="preserve">In music, however, there is a system of notation for marking dynamics on a musical score, differences in volume </w:t>
      </w:r>
      <w:proofErr w:type="gramStart"/>
      <w:r w:rsidRPr="00DA2B92">
        <w:rPr>
          <w:rFonts w:ascii="Times" w:hAnsi="Times"/>
          <w:color w:val="000000" w:themeColor="text1"/>
          <w:szCs w:val="28"/>
        </w:rPr>
        <w:t>and also</w:t>
      </w:r>
      <w:proofErr w:type="gramEnd"/>
      <w:r w:rsidRPr="00DA2B92">
        <w:rPr>
          <w:rFonts w:ascii="Times" w:hAnsi="Times"/>
          <w:color w:val="000000" w:themeColor="text1"/>
          <w:szCs w:val="28"/>
        </w:rPr>
        <w:t xml:space="preserve"> in the quality of the sound, </w:t>
      </w:r>
      <w:r w:rsidRPr="00DA2B92">
        <w:rPr>
          <w:rFonts w:ascii="Times" w:hAnsi="Times"/>
          <w:i/>
          <w:iCs/>
          <w:color w:val="000000" w:themeColor="text1"/>
          <w:szCs w:val="28"/>
        </w:rPr>
        <w:t xml:space="preserve">pp, f, piu p, poco a poco dim., </w:t>
      </w:r>
      <w:proofErr w:type="spellStart"/>
      <w:r w:rsidRPr="00DA2B92">
        <w:rPr>
          <w:rFonts w:ascii="Times" w:hAnsi="Times"/>
          <w:bCs/>
          <w:i/>
          <w:color w:val="000000" w:themeColor="text1"/>
          <w:szCs w:val="28"/>
        </w:rPr>
        <w:t>molto</w:t>
      </w:r>
      <w:proofErr w:type="spellEnd"/>
      <w:r w:rsidRPr="00DA2B92">
        <w:rPr>
          <w:rFonts w:ascii="Times" w:hAnsi="Times"/>
          <w:bCs/>
          <w:i/>
          <w:color w:val="000000" w:themeColor="text1"/>
          <w:szCs w:val="28"/>
        </w:rPr>
        <w:t xml:space="preserve"> piano</w:t>
      </w:r>
      <w:r w:rsidRPr="00DA2B92">
        <w:rPr>
          <w:rFonts w:ascii="Times" w:hAnsi="Times"/>
          <w:bCs/>
          <w:color w:val="000000" w:themeColor="text1"/>
          <w:szCs w:val="28"/>
        </w:rPr>
        <w:t xml:space="preserve"> and </w:t>
      </w:r>
      <w:r w:rsidRPr="00DA2B92">
        <w:rPr>
          <w:rFonts w:ascii="Times" w:hAnsi="Times"/>
          <w:bCs/>
          <w:i/>
          <w:color w:val="000000" w:themeColor="text1"/>
          <w:szCs w:val="28"/>
        </w:rPr>
        <w:t>quasi niente</w:t>
      </w:r>
      <w:r w:rsidRPr="00DA2B92">
        <w:rPr>
          <w:rFonts w:ascii="Times" w:hAnsi="Times"/>
          <w:bCs/>
          <w:iCs/>
          <w:color w:val="000000" w:themeColor="text1"/>
          <w:szCs w:val="28"/>
        </w:rPr>
        <w:t>,</w:t>
      </w:r>
      <w:r w:rsidRPr="00DA2B92">
        <w:rPr>
          <w:rFonts w:ascii="Times" w:hAnsi="Times"/>
          <w:bCs/>
          <w:color w:val="000000" w:themeColor="text1"/>
          <w:szCs w:val="28"/>
        </w:rPr>
        <w:t xml:space="preserve"> </w:t>
      </w:r>
      <w:r w:rsidRPr="00DA2B92">
        <w:rPr>
          <w:rFonts w:ascii="Times" w:hAnsi="Times"/>
          <w:color w:val="000000" w:themeColor="text1"/>
          <w:szCs w:val="28"/>
        </w:rPr>
        <w:t>for example</w:t>
      </w:r>
      <w:r w:rsidRPr="00DA2B92">
        <w:rPr>
          <w:rFonts w:ascii="Times" w:hAnsi="Times"/>
          <w:bCs/>
          <w:color w:val="000000" w:themeColor="text1"/>
          <w:szCs w:val="28"/>
        </w:rPr>
        <w:t>.</w:t>
      </w:r>
      <w:r w:rsidRPr="00DA2B92">
        <w:rPr>
          <w:rFonts w:ascii="Times" w:hAnsi="Times"/>
          <w:b/>
          <w:color w:val="000000" w:themeColor="text1"/>
          <w:szCs w:val="28"/>
        </w:rPr>
        <w:t xml:space="preserve">  </w:t>
      </w:r>
      <w:r w:rsidRPr="00DA2B92">
        <w:rPr>
          <w:rFonts w:ascii="Times" w:hAnsi="Times"/>
          <w:color w:val="000000" w:themeColor="text1"/>
          <w:szCs w:val="28"/>
        </w:rPr>
        <w:t xml:space="preserve">The Romantic period witnessed the expansion of the range of musical notation marks for dynamics; for example, it was </w:t>
      </w:r>
      <w:r>
        <w:rPr>
          <w:rFonts w:ascii="Times" w:hAnsi="Times"/>
          <w:color w:val="000000" w:themeColor="text1"/>
          <w:szCs w:val="28"/>
        </w:rPr>
        <w:t xml:space="preserve">during the last decade </w:t>
      </w:r>
      <w:r w:rsidRPr="00DA2B92">
        <w:rPr>
          <w:rFonts w:ascii="Times" w:hAnsi="Times"/>
          <w:color w:val="000000" w:themeColor="text1"/>
          <w:szCs w:val="28"/>
          <w:shd w:val="clear" w:color="auto" w:fill="FFFFFF"/>
        </w:rPr>
        <w:t>of the eighteenth century</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w:t>
      </w:r>
      <w:r>
        <w:rPr>
          <w:rFonts w:ascii="Times" w:hAnsi="Times"/>
          <w:color w:val="000000" w:themeColor="text1"/>
          <w:szCs w:val="28"/>
          <w:shd w:val="clear" w:color="auto" w:fill="FFFFFF"/>
        </w:rPr>
        <w:lastRenderedPageBreak/>
        <w:t>“</w:t>
      </w:r>
      <w:r w:rsidRPr="00DA2B92">
        <w:rPr>
          <w:rFonts w:ascii="Times" w:hAnsi="Times"/>
          <w:color w:val="000000" w:themeColor="text1"/>
          <w:szCs w:val="28"/>
          <w:shd w:val="clear" w:color="auto" w:fill="FFFFFF"/>
        </w:rPr>
        <w:t>that the convention of indicating a gradual increase or decrease of volume by terms such as ‘</w:t>
      </w:r>
      <w:proofErr w:type="spellStart"/>
      <w:r w:rsidRPr="00DA2B92">
        <w:rPr>
          <w:rFonts w:ascii="Times" w:hAnsi="Times"/>
          <w:color w:val="000000" w:themeColor="text1"/>
          <w:szCs w:val="28"/>
          <w:shd w:val="clear" w:color="auto" w:fill="FFFFFF"/>
        </w:rPr>
        <w:t>cresc</w:t>
      </w:r>
      <w:proofErr w:type="spellEnd"/>
      <w:r w:rsidRPr="00DA2B92">
        <w:rPr>
          <w:rFonts w:ascii="Times" w:hAnsi="Times"/>
          <w:color w:val="000000" w:themeColor="text1"/>
          <w:szCs w:val="28"/>
          <w:shd w:val="clear" w:color="auto" w:fill="FFFFFF"/>
        </w:rPr>
        <w:t>’ or ‘dim.’, or by ‘hairpins’, became commonplace”</w:t>
      </w:r>
      <w:r>
        <w:rPr>
          <w:rFonts w:ascii="Times" w:hAnsi="Times"/>
          <w:color w:val="000000" w:themeColor="text1"/>
          <w:szCs w:val="28"/>
          <w:shd w:val="clear" w:color="auto" w:fill="FFFFFF"/>
        </w:rPr>
        <w:t xml:space="preserve"> </w:t>
      </w:r>
      <w:r w:rsidRPr="00DA2B92">
        <w:rPr>
          <w:rFonts w:ascii="Times" w:hAnsi="Times"/>
          <w:color w:val="000000" w:themeColor="text1"/>
          <w:szCs w:val="28"/>
          <w:shd w:val="clear" w:color="auto" w:fill="FFFFFF"/>
        </w:rPr>
        <w:t xml:space="preserve">(Clive </w:t>
      </w:r>
      <w:proofErr w:type="gramStart"/>
      <w:r w:rsidRPr="00DA2B92">
        <w:rPr>
          <w:rFonts w:ascii="Times" w:hAnsi="Times"/>
          <w:color w:val="000000" w:themeColor="text1"/>
          <w:szCs w:val="28"/>
          <w:shd w:val="clear" w:color="auto" w:fill="FFFFFF"/>
        </w:rPr>
        <w:t>Brown</w:t>
      </w:r>
      <w:r w:rsidRPr="00DA2B92">
        <w:rPr>
          <w:rFonts w:ascii="Times" w:hAnsi="Times"/>
          <w:i/>
          <w:iCs/>
          <w:color w:val="000000" w:themeColor="text1"/>
          <w:szCs w:val="28"/>
          <w:shd w:val="clear" w:color="auto" w:fill="FFFFFF"/>
        </w:rPr>
        <w:t xml:space="preserve">, </w:t>
      </w:r>
      <w:r w:rsidRPr="00DA2B92">
        <w:rPr>
          <w:rFonts w:ascii="Times" w:hAnsi="Times"/>
          <w:color w:val="000000" w:themeColor="text1"/>
          <w:szCs w:val="28"/>
          <w:shd w:val="clear" w:color="auto" w:fill="FFFFFF"/>
        </w:rPr>
        <w:t xml:space="preserve"> 1999</w:t>
      </w:r>
      <w:proofErr w:type="gramEnd"/>
      <w:r>
        <w:rPr>
          <w:rFonts w:ascii="Times" w:hAnsi="Times"/>
          <w:color w:val="000000" w:themeColor="text1"/>
          <w:szCs w:val="28"/>
          <w:shd w:val="clear" w:color="auto" w:fill="FFFFFF"/>
        </w:rPr>
        <w:t xml:space="preserve">: </w:t>
      </w:r>
      <w:r w:rsidRPr="00DA2B92">
        <w:rPr>
          <w:rFonts w:ascii="Times" w:hAnsi="Times"/>
          <w:color w:val="000000" w:themeColor="text1"/>
          <w:szCs w:val="28"/>
          <w:shd w:val="clear" w:color="auto" w:fill="FFFFFF"/>
        </w:rPr>
        <w:t xml:space="preserve">62).  </w:t>
      </w:r>
    </w:p>
    <w:p w14:paraId="477397AF" w14:textId="77777777" w:rsidR="00155984" w:rsidRPr="00DA2B92" w:rsidRDefault="00155984" w:rsidP="00155984">
      <w:pPr>
        <w:spacing w:line="360" w:lineRule="auto"/>
        <w:rPr>
          <w:rFonts w:ascii="Times" w:hAnsi="Times"/>
          <w:color w:val="000000" w:themeColor="text1"/>
          <w:szCs w:val="28"/>
          <w:shd w:val="clear" w:color="auto" w:fill="FFFFFF"/>
        </w:rPr>
      </w:pPr>
      <w:r w:rsidRPr="00DA2B92">
        <w:rPr>
          <w:rFonts w:ascii="Times" w:hAnsi="Times"/>
          <w:color w:val="000000" w:themeColor="text1"/>
          <w:szCs w:val="28"/>
          <w:shd w:val="clear" w:color="auto" w:fill="FFFFFF"/>
        </w:rPr>
        <w:t xml:space="preserve"> </w:t>
      </w:r>
      <w:r w:rsidRPr="00DA2B92">
        <w:rPr>
          <w:rFonts w:ascii="Times" w:hAnsi="Times"/>
          <w:color w:val="000000" w:themeColor="text1"/>
          <w:szCs w:val="28"/>
          <w:shd w:val="clear" w:color="auto" w:fill="FFFFFF"/>
        </w:rPr>
        <w:tab/>
        <w:t xml:space="preserve">The expressive possibilities of volume became increasingly important to composers and performers in this period. In part, this was enabled by developments and innovations in musical instruments themselves: the </w:t>
      </w:r>
      <w:r w:rsidRPr="00DA2B92">
        <w:rPr>
          <w:rFonts w:ascii="Times" w:hAnsi="Times"/>
          <w:i/>
          <w:iCs/>
          <w:color w:val="000000" w:themeColor="text1"/>
          <w:szCs w:val="28"/>
          <w:shd w:val="clear" w:color="auto" w:fill="FFFFFF"/>
        </w:rPr>
        <w:t>pianoforte</w:t>
      </w:r>
      <w:r w:rsidRPr="00DA2B92">
        <w:rPr>
          <w:rFonts w:ascii="Times" w:hAnsi="Times"/>
          <w:color w:val="000000" w:themeColor="text1"/>
          <w:szCs w:val="28"/>
          <w:shd w:val="clear" w:color="auto" w:fill="FFFFFF"/>
        </w:rPr>
        <w:t>, invented in the eighteenth-century</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allowed a much wider dynamic range than had been available to the harpsichord, for instance, and it was during the period 1750-1850 that various adjustments were made to stringed instruments which increased the range of volume they could express.  Changes in the way sheet music was produced in the period may also have contributed</w:t>
      </w:r>
      <w:r>
        <w:rPr>
          <w:rFonts w:ascii="Times" w:hAnsi="Times"/>
          <w:color w:val="000000" w:themeColor="text1"/>
          <w:szCs w:val="28"/>
          <w:shd w:val="clear" w:color="auto" w:fill="FFFFFF"/>
        </w:rPr>
        <w:t xml:space="preserve"> to this interest in dynamics and its expression on the page as well as in performance</w:t>
      </w:r>
      <w:r w:rsidRPr="00DA2B92">
        <w:rPr>
          <w:rFonts w:ascii="Times" w:hAnsi="Times"/>
          <w:color w:val="000000" w:themeColor="text1"/>
          <w:szCs w:val="28"/>
          <w:shd w:val="clear" w:color="auto" w:fill="FFFFFF"/>
        </w:rPr>
        <w:t>: there was an increase in the publication of sheet music</w:t>
      </w:r>
      <w:r>
        <w:rPr>
          <w:rFonts w:ascii="Times" w:hAnsi="Times"/>
          <w:color w:val="000000" w:themeColor="text1"/>
          <w:szCs w:val="28"/>
          <w:shd w:val="clear" w:color="auto" w:fill="FFFFFF"/>
        </w:rPr>
        <w:t xml:space="preserve"> in the later </w:t>
      </w:r>
      <w:r w:rsidRPr="00DA2B92">
        <w:rPr>
          <w:rFonts w:ascii="Times" w:hAnsi="Times"/>
          <w:color w:val="000000" w:themeColor="text1"/>
          <w:szCs w:val="28"/>
          <w:shd w:val="clear" w:color="auto" w:fill="FFFFFF"/>
        </w:rPr>
        <w:t xml:space="preserve">eighteenth-century </w:t>
      </w:r>
      <w:r>
        <w:rPr>
          <w:rFonts w:ascii="Times" w:hAnsi="Times"/>
          <w:color w:val="000000" w:themeColor="text1"/>
          <w:szCs w:val="28"/>
          <w:shd w:val="clear" w:color="auto" w:fill="FFFFFF"/>
        </w:rPr>
        <w:t xml:space="preserve">which </w:t>
      </w:r>
      <w:r w:rsidRPr="00DA2B92">
        <w:rPr>
          <w:rFonts w:ascii="Times" w:hAnsi="Times"/>
          <w:color w:val="000000" w:themeColor="text1"/>
          <w:szCs w:val="28"/>
          <w:shd w:val="clear" w:color="auto" w:fill="FFFFFF"/>
        </w:rPr>
        <w:t>meant, Brown argues,  that the performance of music was no longer always in the direct acoustic control of the composer, since in the later period composers were no longer physically present to instruct performers how to alter dynamics</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w:t>
      </w:r>
      <w:r>
        <w:rPr>
          <w:rFonts w:ascii="Times" w:hAnsi="Times"/>
          <w:color w:val="000000" w:themeColor="text1"/>
          <w:szCs w:val="28"/>
          <w:shd w:val="clear" w:color="auto" w:fill="FFFFFF"/>
        </w:rPr>
        <w:t>T</w:t>
      </w:r>
      <w:r w:rsidRPr="00DA2B92">
        <w:rPr>
          <w:rFonts w:ascii="Times" w:hAnsi="Times"/>
          <w:color w:val="000000" w:themeColor="text1"/>
          <w:szCs w:val="28"/>
          <w:shd w:val="clear" w:color="auto" w:fill="FFFFFF"/>
        </w:rPr>
        <w:t xml:space="preserve">his is </w:t>
      </w:r>
      <w:r>
        <w:rPr>
          <w:rFonts w:ascii="Times" w:hAnsi="Times"/>
          <w:color w:val="000000" w:themeColor="text1"/>
          <w:szCs w:val="28"/>
          <w:shd w:val="clear" w:color="auto" w:fill="FFFFFF"/>
        </w:rPr>
        <w:t xml:space="preserve">perhaps </w:t>
      </w:r>
      <w:r w:rsidRPr="00DA2B92">
        <w:rPr>
          <w:rFonts w:ascii="Times" w:hAnsi="Times"/>
          <w:color w:val="000000" w:themeColor="text1"/>
          <w:szCs w:val="28"/>
          <w:shd w:val="clear" w:color="auto" w:fill="FFFFFF"/>
        </w:rPr>
        <w:t xml:space="preserve">one reason why </w:t>
      </w:r>
      <w:r>
        <w:rPr>
          <w:rFonts w:ascii="Times" w:hAnsi="Times"/>
          <w:color w:val="000000" w:themeColor="text1"/>
          <w:szCs w:val="28"/>
          <w:shd w:val="clear" w:color="auto" w:fill="FFFFFF"/>
        </w:rPr>
        <w:t>composers</w:t>
      </w:r>
      <w:r w:rsidRPr="00DA2B92">
        <w:rPr>
          <w:rFonts w:ascii="Times" w:hAnsi="Times"/>
          <w:color w:val="000000" w:themeColor="text1"/>
          <w:szCs w:val="28"/>
          <w:shd w:val="clear" w:color="auto" w:fill="FFFFFF"/>
        </w:rPr>
        <w:t xml:space="preserve"> increasingly marked their scores to indicate these</w:t>
      </w:r>
      <w:r>
        <w:rPr>
          <w:rFonts w:ascii="Times" w:hAnsi="Times"/>
          <w:color w:val="000000" w:themeColor="text1"/>
          <w:szCs w:val="28"/>
          <w:shd w:val="clear" w:color="auto" w:fill="FFFFFF"/>
        </w:rPr>
        <w:t xml:space="preserve"> dynamic</w:t>
      </w:r>
      <w:r w:rsidRPr="00DA2B92">
        <w:rPr>
          <w:rFonts w:ascii="Times" w:hAnsi="Times"/>
          <w:color w:val="000000" w:themeColor="text1"/>
          <w:szCs w:val="28"/>
          <w:shd w:val="clear" w:color="auto" w:fill="FFFFFF"/>
        </w:rPr>
        <w:t xml:space="preserve"> shifts. Moreover, “Many composers … came increasingly to regard accentuation and dynamic nuance as integral to the individuality of their conceptions and were unwilling to entrust this merely to the performer’s instinct” (Clive Brown, 1999, 62). For this reason, he suggests, during the nineteenth century there was “a proliferation of markings, designed to show finer grades or types of accents and dynamic effects, and performance instructions of all kinds were used ever more freely” (Clive Brown, 1999, 62).  It is likely that it was a combination of factors to do with the production and performance of music </w:t>
      </w:r>
      <w:r>
        <w:rPr>
          <w:rFonts w:ascii="Times" w:hAnsi="Times"/>
          <w:color w:val="000000" w:themeColor="text1"/>
          <w:szCs w:val="28"/>
          <w:shd w:val="clear" w:color="auto" w:fill="FFFFFF"/>
        </w:rPr>
        <w:t xml:space="preserve">as well as technological innovation in the dynamic range of instruments that </w:t>
      </w:r>
      <w:r w:rsidRPr="00DA2B92">
        <w:rPr>
          <w:rFonts w:ascii="Times" w:hAnsi="Times"/>
          <w:color w:val="000000" w:themeColor="text1"/>
          <w:szCs w:val="28"/>
          <w:shd w:val="clear" w:color="auto" w:fill="FFFFFF"/>
        </w:rPr>
        <w:t xml:space="preserve">led to the development and proliferation of dynamic notation in the period, and that </w:t>
      </w:r>
      <w:r>
        <w:rPr>
          <w:rFonts w:ascii="Times" w:hAnsi="Times"/>
          <w:color w:val="000000" w:themeColor="text1"/>
          <w:szCs w:val="28"/>
          <w:shd w:val="clear" w:color="auto" w:fill="FFFFFF"/>
        </w:rPr>
        <w:t xml:space="preserve">this </w:t>
      </w:r>
      <w:r w:rsidRPr="00DA2B92">
        <w:rPr>
          <w:rFonts w:ascii="Times" w:hAnsi="Times"/>
          <w:color w:val="000000" w:themeColor="text1"/>
          <w:szCs w:val="28"/>
          <w:shd w:val="clear" w:color="auto" w:fill="FFFFFF"/>
        </w:rPr>
        <w:t>also registered a wider cultural interest in sound and its expression.</w:t>
      </w:r>
    </w:p>
    <w:p w14:paraId="388EEBDE" w14:textId="77777777" w:rsidR="00155984" w:rsidRPr="00DA2B92" w:rsidRDefault="00155984" w:rsidP="00155984">
      <w:pPr>
        <w:spacing w:line="360" w:lineRule="auto"/>
        <w:rPr>
          <w:rFonts w:ascii="Times" w:hAnsi="Times"/>
          <w:color w:val="000000" w:themeColor="text1"/>
          <w:szCs w:val="28"/>
          <w:shd w:val="clear" w:color="auto" w:fill="FFFFFF"/>
        </w:rPr>
      </w:pPr>
    </w:p>
    <w:p w14:paraId="5DFB6E93" w14:textId="77777777" w:rsidR="00155984" w:rsidRPr="00DA2B92" w:rsidRDefault="00155984" w:rsidP="00155984">
      <w:pPr>
        <w:spacing w:line="360" w:lineRule="auto"/>
        <w:rPr>
          <w:rFonts w:ascii="Times" w:hAnsi="Times"/>
          <w:color w:val="000000" w:themeColor="text1"/>
          <w:szCs w:val="28"/>
          <w:shd w:val="clear" w:color="auto" w:fill="FFFFFF"/>
        </w:rPr>
      </w:pPr>
    </w:p>
    <w:p w14:paraId="11CDEFD2" w14:textId="77777777" w:rsidR="00155984" w:rsidRPr="00DA2B92" w:rsidRDefault="00155984" w:rsidP="00155984">
      <w:pPr>
        <w:spacing w:line="360" w:lineRule="auto"/>
        <w:rPr>
          <w:rFonts w:ascii="Times" w:hAnsi="Times"/>
          <w:color w:val="000000" w:themeColor="text1"/>
          <w:szCs w:val="28"/>
          <w:shd w:val="clear" w:color="auto" w:fill="FFFFFF"/>
        </w:rPr>
      </w:pPr>
      <w:r w:rsidRPr="00DA2B92">
        <w:rPr>
          <w:rFonts w:ascii="Times" w:hAnsi="Times"/>
          <w:color w:val="000000" w:themeColor="text1"/>
          <w:szCs w:val="28"/>
          <w:shd w:val="clear" w:color="auto" w:fill="FFFFFF"/>
        </w:rPr>
        <w:t>iii. Voicing and Volume.</w:t>
      </w:r>
    </w:p>
    <w:p w14:paraId="24760CC7" w14:textId="77777777" w:rsidR="00155984" w:rsidRPr="00DA2B92" w:rsidRDefault="00155984" w:rsidP="00155984">
      <w:pPr>
        <w:spacing w:line="360" w:lineRule="auto"/>
        <w:rPr>
          <w:rFonts w:ascii="Times" w:hAnsi="Times"/>
          <w:color w:val="000000" w:themeColor="text1"/>
          <w:szCs w:val="28"/>
          <w:shd w:val="clear" w:color="auto" w:fill="FFFFFF"/>
        </w:rPr>
      </w:pPr>
    </w:p>
    <w:p w14:paraId="5FD4FEB0" w14:textId="77777777" w:rsidR="00155984" w:rsidRPr="00364C6A" w:rsidRDefault="00155984" w:rsidP="00155984">
      <w:pPr>
        <w:spacing w:line="360" w:lineRule="auto"/>
        <w:rPr>
          <w:rFonts w:ascii="Times" w:hAnsi="Times"/>
          <w:color w:val="000000" w:themeColor="text1"/>
          <w:szCs w:val="28"/>
        </w:rPr>
      </w:pPr>
      <w:r w:rsidRPr="00DA2B92">
        <w:rPr>
          <w:rFonts w:ascii="Times" w:hAnsi="Times"/>
          <w:color w:val="000000" w:themeColor="text1"/>
          <w:szCs w:val="28"/>
          <w:shd w:val="clear" w:color="auto" w:fill="FFFFFF"/>
        </w:rPr>
        <w:t>A range of new terms emerged for indicating</w:t>
      </w:r>
      <w:r>
        <w:rPr>
          <w:rFonts w:ascii="Times" w:hAnsi="Times"/>
          <w:color w:val="000000" w:themeColor="text1"/>
          <w:szCs w:val="28"/>
          <w:shd w:val="clear" w:color="auto" w:fill="FFFFFF"/>
        </w:rPr>
        <w:t xml:space="preserve"> </w:t>
      </w:r>
      <w:r w:rsidRPr="00DA2B92">
        <w:rPr>
          <w:rFonts w:ascii="Times" w:hAnsi="Times"/>
          <w:color w:val="000000" w:themeColor="text1"/>
          <w:szCs w:val="28"/>
          <w:shd w:val="clear" w:color="auto" w:fill="FFFFFF"/>
        </w:rPr>
        <w:t>the dynamics of performance in music but also in the fields of litera</w:t>
      </w:r>
      <w:r>
        <w:rPr>
          <w:rFonts w:ascii="Times" w:hAnsi="Times"/>
          <w:color w:val="000000" w:themeColor="text1"/>
          <w:szCs w:val="28"/>
          <w:shd w:val="clear" w:color="auto" w:fill="FFFFFF"/>
        </w:rPr>
        <w:t>ry performance</w:t>
      </w:r>
      <w:r w:rsidRPr="00DA2B92">
        <w:rPr>
          <w:rFonts w:ascii="Times" w:hAnsi="Times"/>
          <w:color w:val="000000" w:themeColor="text1"/>
          <w:szCs w:val="28"/>
          <w:shd w:val="clear" w:color="auto" w:fill="FFFFFF"/>
        </w:rPr>
        <w:t xml:space="preserve"> and rhetoric.  It was not only on musical scores that dynamic markers appeared: </w:t>
      </w:r>
      <w:proofErr w:type="gramStart"/>
      <w:r w:rsidRPr="00DA2B92">
        <w:rPr>
          <w:rFonts w:ascii="Times" w:hAnsi="Times"/>
          <w:color w:val="000000" w:themeColor="text1"/>
          <w:szCs w:val="28"/>
          <w:shd w:val="clear" w:color="auto" w:fill="FFFFFF"/>
        </w:rPr>
        <w:t>a number of</w:t>
      </w:r>
      <w:proofErr w:type="gramEnd"/>
      <w:r>
        <w:rPr>
          <w:rFonts w:ascii="Times" w:hAnsi="Times"/>
          <w:color w:val="000000" w:themeColor="text1"/>
          <w:szCs w:val="28"/>
          <w:shd w:val="clear" w:color="auto" w:fill="FFFFFF"/>
        </w:rPr>
        <w:t xml:space="preserve"> </w:t>
      </w:r>
      <w:r w:rsidRPr="00DA2B92">
        <w:rPr>
          <w:rFonts w:ascii="Times" w:hAnsi="Times"/>
          <w:color w:val="000000" w:themeColor="text1"/>
          <w:szCs w:val="28"/>
          <w:shd w:val="clear" w:color="auto" w:fill="FFFFFF"/>
          <w:vertAlign w:val="superscript"/>
        </w:rPr>
        <w:t xml:space="preserve">  </w:t>
      </w:r>
      <w:r w:rsidRPr="00DA2B92">
        <w:rPr>
          <w:rFonts w:ascii="Times" w:hAnsi="Times"/>
          <w:color w:val="000000" w:themeColor="text1"/>
          <w:szCs w:val="28"/>
          <w:shd w:val="clear" w:color="auto" w:fill="FFFFFF"/>
        </w:rPr>
        <w:t xml:space="preserve">eighteenth-century literary critics also annotated reading texts to indicate volume and dynamics, </w:t>
      </w:r>
      <w:r w:rsidRPr="00DA2B92">
        <w:rPr>
          <w:rFonts w:ascii="Times" w:hAnsi="Times"/>
          <w:color w:val="000000" w:themeColor="text1"/>
          <w:szCs w:val="28"/>
        </w:rPr>
        <w:t xml:space="preserve">the levels or the </w:t>
      </w:r>
      <w:r w:rsidRPr="00DA2B92">
        <w:rPr>
          <w:rFonts w:ascii="Times" w:hAnsi="Times"/>
          <w:iCs/>
          <w:color w:val="000000" w:themeColor="text1"/>
          <w:szCs w:val="28"/>
        </w:rPr>
        <w:t>qualities</w:t>
      </w:r>
      <w:r w:rsidRPr="00DA2B92">
        <w:rPr>
          <w:rFonts w:ascii="Times" w:hAnsi="Times"/>
          <w:color w:val="000000" w:themeColor="text1"/>
          <w:szCs w:val="28"/>
        </w:rPr>
        <w:t xml:space="preserve"> of quiet or loudness</w:t>
      </w:r>
      <w:r w:rsidRPr="00DA2B92">
        <w:rPr>
          <w:rFonts w:ascii="Times" w:hAnsi="Times"/>
          <w:color w:val="000000" w:themeColor="text1"/>
          <w:szCs w:val="28"/>
          <w:shd w:val="clear" w:color="auto" w:fill="FFFFFF"/>
        </w:rPr>
        <w:t xml:space="preserve"> for performance</w:t>
      </w:r>
      <w:r>
        <w:rPr>
          <w:rFonts w:ascii="Times" w:hAnsi="Times"/>
          <w:color w:val="000000" w:themeColor="text1"/>
          <w:szCs w:val="28"/>
          <w:shd w:val="clear" w:color="auto" w:fill="FFFFFF"/>
        </w:rPr>
        <w:t xml:space="preserve">; </w:t>
      </w:r>
      <w:r w:rsidRPr="00DA2B92">
        <w:rPr>
          <w:rFonts w:ascii="Times" w:hAnsi="Times"/>
          <w:color w:val="000000" w:themeColor="text1"/>
          <w:szCs w:val="28"/>
          <w:shd w:val="clear" w:color="auto" w:fill="FFFFFF"/>
        </w:rPr>
        <w:t xml:space="preserve">some </w:t>
      </w:r>
      <w:r>
        <w:rPr>
          <w:rFonts w:ascii="Times" w:hAnsi="Times"/>
          <w:color w:val="000000" w:themeColor="text1"/>
          <w:szCs w:val="28"/>
          <w:shd w:val="clear" w:color="auto" w:fill="FFFFFF"/>
        </w:rPr>
        <w:t xml:space="preserve">adopted </w:t>
      </w:r>
      <w:r w:rsidRPr="00DA2B92">
        <w:rPr>
          <w:rFonts w:ascii="Times" w:hAnsi="Times"/>
          <w:color w:val="000000" w:themeColor="text1"/>
          <w:szCs w:val="28"/>
          <w:shd w:val="clear" w:color="auto" w:fill="FFFFFF"/>
        </w:rPr>
        <w:t xml:space="preserve">musical notation, others </w:t>
      </w:r>
      <w:r>
        <w:rPr>
          <w:rFonts w:ascii="Times" w:hAnsi="Times"/>
          <w:color w:val="000000" w:themeColor="text1"/>
          <w:szCs w:val="28"/>
          <w:shd w:val="clear" w:color="auto" w:fill="FFFFFF"/>
        </w:rPr>
        <w:t xml:space="preserve">used </w:t>
      </w:r>
      <w:r w:rsidRPr="00DA2B92">
        <w:rPr>
          <w:rFonts w:ascii="Times" w:hAnsi="Times"/>
          <w:color w:val="000000" w:themeColor="text1"/>
          <w:szCs w:val="28"/>
          <w:shd w:val="clear" w:color="auto" w:fill="FFFFFF"/>
        </w:rPr>
        <w:t xml:space="preserve">different terms.  </w:t>
      </w:r>
      <w:r w:rsidRPr="00DA2B92">
        <w:rPr>
          <w:rFonts w:ascii="Times" w:hAnsi="Times"/>
          <w:color w:val="000000" w:themeColor="text1"/>
          <w:szCs w:val="28"/>
        </w:rPr>
        <w:t xml:space="preserve">Discussing </w:t>
      </w:r>
      <w:r w:rsidRPr="00DA2B92">
        <w:rPr>
          <w:rFonts w:ascii="Times" w:hAnsi="Times"/>
          <w:color w:val="000000" w:themeColor="text1"/>
          <w:szCs w:val="28"/>
        </w:rPr>
        <w:lastRenderedPageBreak/>
        <w:t>reading aloud, late eighteenth-century critics of rhetoric such as James Beattie</w:t>
      </w:r>
      <w:r>
        <w:rPr>
          <w:rFonts w:ascii="Times" w:hAnsi="Times"/>
          <w:color w:val="000000" w:themeColor="text1"/>
          <w:szCs w:val="28"/>
        </w:rPr>
        <w:t xml:space="preserve"> </w:t>
      </w:r>
      <w:r w:rsidRPr="00DA2B92">
        <w:rPr>
          <w:rFonts w:ascii="Times" w:hAnsi="Times"/>
          <w:color w:val="000000" w:themeColor="text1"/>
          <w:szCs w:val="28"/>
        </w:rPr>
        <w:t>associated different volumes with different emotional states and intensities of feeling</w:t>
      </w:r>
      <w:r>
        <w:rPr>
          <w:rFonts w:ascii="Times" w:hAnsi="Times"/>
          <w:color w:val="000000" w:themeColor="text1"/>
          <w:szCs w:val="28"/>
        </w:rPr>
        <w:t xml:space="preserve"> and indicated in their annotations how readers might vary the volume and intensity of their voices to best express the affective range and qualities of a piece of writing</w:t>
      </w:r>
      <w:r w:rsidRPr="00DA2B92">
        <w:rPr>
          <w:rFonts w:ascii="Times" w:hAnsi="Times"/>
          <w:color w:val="000000" w:themeColor="text1"/>
          <w:szCs w:val="28"/>
        </w:rPr>
        <w:t xml:space="preserve">. Varying the dynamics of reading, </w:t>
      </w:r>
      <w:proofErr w:type="gramStart"/>
      <w:r w:rsidRPr="00DA2B92">
        <w:rPr>
          <w:rFonts w:ascii="Times" w:hAnsi="Times"/>
          <w:color w:val="000000" w:themeColor="text1"/>
          <w:szCs w:val="28"/>
        </w:rPr>
        <w:t>reciting</w:t>
      </w:r>
      <w:proofErr w:type="gramEnd"/>
      <w:r w:rsidRPr="00DA2B92">
        <w:rPr>
          <w:rFonts w:ascii="Times" w:hAnsi="Times"/>
          <w:color w:val="000000" w:themeColor="text1"/>
          <w:szCs w:val="28"/>
        </w:rPr>
        <w:t xml:space="preserve"> or speaking, </w:t>
      </w:r>
      <w:r>
        <w:rPr>
          <w:rFonts w:ascii="Times" w:hAnsi="Times"/>
          <w:color w:val="000000" w:themeColor="text1"/>
          <w:szCs w:val="28"/>
        </w:rPr>
        <w:t>he</w:t>
      </w:r>
      <w:r w:rsidRPr="00DA2B92">
        <w:rPr>
          <w:rFonts w:ascii="Times" w:hAnsi="Times"/>
          <w:color w:val="000000" w:themeColor="text1"/>
          <w:szCs w:val="28"/>
        </w:rPr>
        <w:t xml:space="preserve"> explain</w:t>
      </w:r>
      <w:r>
        <w:rPr>
          <w:rFonts w:ascii="Times" w:hAnsi="Times"/>
          <w:color w:val="000000" w:themeColor="text1"/>
          <w:szCs w:val="28"/>
        </w:rPr>
        <w:t>s</w:t>
      </w:r>
      <w:r w:rsidRPr="00DA2B92">
        <w:rPr>
          <w:rFonts w:ascii="Times" w:hAnsi="Times"/>
          <w:color w:val="000000" w:themeColor="text1"/>
          <w:szCs w:val="28"/>
        </w:rPr>
        <w:t>, c</w:t>
      </w:r>
      <w:r>
        <w:rPr>
          <w:rFonts w:ascii="Times" w:hAnsi="Times"/>
          <w:color w:val="000000" w:themeColor="text1"/>
          <w:szCs w:val="28"/>
        </w:rPr>
        <w:t xml:space="preserve">ould also </w:t>
      </w:r>
      <w:r w:rsidRPr="00DA2B92">
        <w:rPr>
          <w:rFonts w:ascii="Times" w:hAnsi="Times"/>
          <w:color w:val="000000" w:themeColor="text1"/>
          <w:szCs w:val="28"/>
        </w:rPr>
        <w:t>engage the listener</w:t>
      </w:r>
      <w:r>
        <w:rPr>
          <w:rFonts w:ascii="Times" w:hAnsi="Times"/>
          <w:color w:val="000000" w:themeColor="text1"/>
          <w:szCs w:val="28"/>
        </w:rPr>
        <w:t xml:space="preserve"> </w:t>
      </w:r>
      <w:r w:rsidRPr="00DA2B92">
        <w:rPr>
          <w:rFonts w:ascii="Times" w:hAnsi="Times"/>
          <w:color w:val="000000" w:themeColor="text1"/>
          <w:szCs w:val="28"/>
        </w:rPr>
        <w:t xml:space="preserve">and be more persuasive.  In </w:t>
      </w:r>
      <w:r w:rsidRPr="00DA2B92">
        <w:rPr>
          <w:rFonts w:ascii="Times" w:hAnsi="Times"/>
          <w:i/>
          <w:iCs/>
          <w:color w:val="000000" w:themeColor="text1"/>
          <w:szCs w:val="28"/>
        </w:rPr>
        <w:t>Dissertations Moral and Critical</w:t>
      </w:r>
      <w:r w:rsidRPr="00DA2B92">
        <w:rPr>
          <w:rFonts w:ascii="Times" w:hAnsi="Times"/>
          <w:color w:val="000000" w:themeColor="text1"/>
          <w:szCs w:val="28"/>
        </w:rPr>
        <w:t xml:space="preserve"> (1783), Beattie argues that:</w:t>
      </w:r>
    </w:p>
    <w:p w14:paraId="093BA252" w14:textId="77777777" w:rsidR="00155984" w:rsidRPr="00DA2B92" w:rsidRDefault="00155984" w:rsidP="00155984">
      <w:pPr>
        <w:ind w:left="720"/>
        <w:rPr>
          <w:rFonts w:ascii="Times" w:hAnsi="Times"/>
          <w:color w:val="000000" w:themeColor="text1"/>
          <w:szCs w:val="28"/>
        </w:rPr>
      </w:pPr>
      <w:r w:rsidRPr="00DA2B92">
        <w:rPr>
          <w:rFonts w:ascii="Times" w:hAnsi="Times"/>
          <w:color w:val="000000" w:themeColor="text1"/>
          <w:szCs w:val="28"/>
        </w:rPr>
        <w:t>In describing what is great, poets often employ sonorous language.  This is suitable to the nature of human speech: for while we give utterance to that which elevates our imagination, we are apt to speak louder, and with greater solemnity, than at other times.” (</w:t>
      </w:r>
      <w:r>
        <w:rPr>
          <w:rFonts w:ascii="Times" w:hAnsi="Times"/>
          <w:color w:val="000000" w:themeColor="text1"/>
          <w:szCs w:val="28"/>
        </w:rPr>
        <w:t>Beattie, 1783: I, 629</w:t>
      </w:r>
      <w:r w:rsidRPr="00DA2B92">
        <w:rPr>
          <w:rFonts w:ascii="Times" w:hAnsi="Times"/>
          <w:color w:val="000000" w:themeColor="text1"/>
          <w:szCs w:val="28"/>
        </w:rPr>
        <w:t xml:space="preserve">) </w:t>
      </w:r>
    </w:p>
    <w:p w14:paraId="4FCEEB58" w14:textId="77777777" w:rsidR="00155984" w:rsidRPr="00DA2B92" w:rsidRDefault="00155984" w:rsidP="00155984">
      <w:pPr>
        <w:ind w:left="720" w:firstLine="142"/>
        <w:rPr>
          <w:rFonts w:ascii="Times" w:hAnsi="Times"/>
          <w:color w:val="000000" w:themeColor="text1"/>
          <w:szCs w:val="28"/>
        </w:rPr>
      </w:pPr>
    </w:p>
    <w:p w14:paraId="50277AB7" w14:textId="77777777" w:rsidR="00155984" w:rsidRDefault="00155984" w:rsidP="00155984">
      <w:pPr>
        <w:spacing w:line="360" w:lineRule="auto"/>
        <w:rPr>
          <w:rFonts w:ascii="Times" w:hAnsi="Times"/>
          <w:color w:val="000000" w:themeColor="text1"/>
          <w:szCs w:val="28"/>
        </w:rPr>
      </w:pPr>
      <w:r>
        <w:rPr>
          <w:rFonts w:ascii="Times" w:hAnsi="Times"/>
          <w:color w:val="000000" w:themeColor="text1"/>
          <w:szCs w:val="28"/>
        </w:rPr>
        <w:t>The word “sonorous” here conveys a sense of volume as well as suggesting a particular style, meaning, “</w:t>
      </w:r>
      <w:r w:rsidRPr="007F4888">
        <w:rPr>
          <w:rFonts w:ascii="Times" w:hAnsi="Times"/>
          <w:color w:val="000000" w:themeColor="text1"/>
          <w:szCs w:val="28"/>
        </w:rPr>
        <w:t>Of spoken or written style: using imposing language; having a full, rich sound; imposing, grand; harmonious</w:t>
      </w:r>
      <w:r>
        <w:rPr>
          <w:rFonts w:ascii="Times" w:hAnsi="Times"/>
          <w:color w:val="000000" w:themeColor="text1"/>
          <w:szCs w:val="28"/>
        </w:rPr>
        <w:t>” (</w:t>
      </w:r>
      <w:r>
        <w:rPr>
          <w:rFonts w:ascii="Times" w:hAnsi="Times"/>
          <w:i/>
          <w:iCs/>
          <w:color w:val="000000" w:themeColor="text1"/>
          <w:szCs w:val="28"/>
        </w:rPr>
        <w:t>OED</w:t>
      </w:r>
      <w:r>
        <w:rPr>
          <w:rFonts w:ascii="Times" w:hAnsi="Times"/>
          <w:color w:val="000000" w:themeColor="text1"/>
          <w:szCs w:val="28"/>
        </w:rPr>
        <w:t xml:space="preserve">, 3a). The first recorded instance of the word to describe language is recorded in </w:t>
      </w:r>
      <w:proofErr w:type="gramStart"/>
      <w:r>
        <w:rPr>
          <w:rFonts w:ascii="Times" w:hAnsi="Times"/>
          <w:color w:val="000000" w:themeColor="text1"/>
          <w:szCs w:val="28"/>
        </w:rPr>
        <w:t>1650, and</w:t>
      </w:r>
      <w:proofErr w:type="gramEnd"/>
      <w:r>
        <w:rPr>
          <w:rFonts w:ascii="Times" w:hAnsi="Times"/>
          <w:color w:val="000000" w:themeColor="text1"/>
          <w:szCs w:val="28"/>
        </w:rPr>
        <w:t xml:space="preserve"> derives from an earlier usage of the word to mean, more generally, “</w:t>
      </w:r>
      <w:r w:rsidRPr="007F4888">
        <w:rPr>
          <w:rFonts w:ascii="Times" w:hAnsi="Times"/>
          <w:color w:val="000000" w:themeColor="text1"/>
          <w:szCs w:val="28"/>
        </w:rPr>
        <w:t>That makes a loud or resonant sound; capable of producing a loud sound, esp. of a deep or ringing character</w:t>
      </w:r>
      <w:r>
        <w:rPr>
          <w:rFonts w:ascii="Times" w:hAnsi="Times"/>
          <w:color w:val="000000" w:themeColor="text1"/>
          <w:szCs w:val="28"/>
        </w:rPr>
        <w:t>” (</w:t>
      </w:r>
      <w:r>
        <w:rPr>
          <w:rFonts w:ascii="Times" w:hAnsi="Times"/>
          <w:i/>
          <w:iCs/>
          <w:color w:val="000000" w:themeColor="text1"/>
          <w:szCs w:val="28"/>
        </w:rPr>
        <w:t>OED</w:t>
      </w:r>
      <w:r>
        <w:rPr>
          <w:rFonts w:ascii="Times" w:hAnsi="Times"/>
          <w:color w:val="000000" w:themeColor="text1"/>
          <w:szCs w:val="28"/>
        </w:rPr>
        <w:t>, 1a)</w:t>
      </w:r>
      <w:r w:rsidRPr="007F4888">
        <w:rPr>
          <w:rFonts w:ascii="Times" w:hAnsi="Times"/>
          <w:color w:val="000000" w:themeColor="text1"/>
          <w:szCs w:val="28"/>
        </w:rPr>
        <w:t>.</w:t>
      </w:r>
      <w:r>
        <w:rPr>
          <w:rFonts w:ascii="Times" w:hAnsi="Times"/>
          <w:color w:val="000000" w:themeColor="text1"/>
          <w:szCs w:val="28"/>
        </w:rPr>
        <w:t xml:space="preserve"> The concept of linguistic volume Beattie’s comment suggests invites further investigation: certain words might be considered “sonorous”, others quiet depending, perhaps, on semantic associations, others because of onomatopoeia.  The possibility that writers of the period </w:t>
      </w:r>
      <w:commentRangeStart w:id="5"/>
      <w:commentRangeStart w:id="6"/>
      <w:r>
        <w:rPr>
          <w:rFonts w:ascii="Times" w:hAnsi="Times"/>
          <w:color w:val="000000" w:themeColor="text1"/>
          <w:szCs w:val="28"/>
        </w:rPr>
        <w:t xml:space="preserve">considered the </w:t>
      </w:r>
      <w:r w:rsidRPr="007F4888">
        <w:rPr>
          <w:rFonts w:ascii="Times" w:hAnsi="Times"/>
          <w:i/>
          <w:iCs/>
          <w:color w:val="000000" w:themeColor="text1"/>
          <w:szCs w:val="28"/>
        </w:rPr>
        <w:t>volume</w:t>
      </w:r>
      <w:r>
        <w:rPr>
          <w:rFonts w:ascii="Times" w:hAnsi="Times"/>
          <w:color w:val="000000" w:themeColor="text1"/>
          <w:szCs w:val="28"/>
        </w:rPr>
        <w:t xml:space="preserve"> of words when selecting and composing a poem, for example, and that readers were attuned to the possibility of linguistic dynamics </w:t>
      </w:r>
      <w:proofErr w:type="gramStart"/>
      <w:r>
        <w:rPr>
          <w:rFonts w:ascii="Times" w:hAnsi="Times"/>
          <w:color w:val="000000" w:themeColor="text1"/>
          <w:szCs w:val="28"/>
        </w:rPr>
        <w:t>opens up</w:t>
      </w:r>
      <w:proofErr w:type="gramEnd"/>
      <w:r>
        <w:rPr>
          <w:rFonts w:ascii="Times" w:hAnsi="Times"/>
          <w:color w:val="000000" w:themeColor="text1"/>
          <w:szCs w:val="28"/>
        </w:rPr>
        <w:t xml:space="preserve"> another dimension for literary critics. </w:t>
      </w:r>
      <w:commentRangeEnd w:id="5"/>
      <w:r>
        <w:commentReference w:id="5"/>
      </w:r>
      <w:commentRangeEnd w:id="6"/>
      <w:r>
        <w:commentReference w:id="6"/>
      </w:r>
    </w:p>
    <w:p w14:paraId="159B9FF7" w14:textId="77777777" w:rsidR="00155984" w:rsidRPr="00DA2B92" w:rsidRDefault="00155984" w:rsidP="00155984">
      <w:pPr>
        <w:spacing w:line="360" w:lineRule="auto"/>
        <w:ind w:firstLine="720"/>
        <w:rPr>
          <w:rFonts w:ascii="Times" w:hAnsi="Times"/>
          <w:color w:val="000000" w:themeColor="text1"/>
          <w:szCs w:val="28"/>
        </w:rPr>
      </w:pPr>
      <w:r>
        <w:rPr>
          <w:rFonts w:ascii="Times" w:hAnsi="Times"/>
          <w:color w:val="000000" w:themeColor="text1"/>
          <w:szCs w:val="28"/>
        </w:rPr>
        <w:t>The concept of volume also shaped how Beattie understood the rhythm of a poem or piece of dramatic writing.  Readers should, he points out, attend closely to the rhythm of the writing</w:t>
      </w:r>
      <w:r w:rsidRPr="00DA2B92">
        <w:rPr>
          <w:rFonts w:ascii="Times" w:hAnsi="Times"/>
          <w:color w:val="000000" w:themeColor="text1"/>
          <w:szCs w:val="28"/>
        </w:rPr>
        <w:t xml:space="preserve">, </w:t>
      </w:r>
      <w:r>
        <w:rPr>
          <w:rFonts w:ascii="Times" w:hAnsi="Times"/>
          <w:color w:val="000000" w:themeColor="text1"/>
          <w:szCs w:val="28"/>
        </w:rPr>
        <w:t>and this, he explains,</w:t>
      </w:r>
      <w:r w:rsidRPr="00DA2B92">
        <w:rPr>
          <w:rFonts w:ascii="Times" w:hAnsi="Times"/>
          <w:color w:val="000000" w:themeColor="text1"/>
          <w:szCs w:val="28"/>
        </w:rPr>
        <w:t xml:space="preserve"> could be understood in terms of loudness as well as duration, “The rhythm of sounds may be marked by the distinction of loud and soft, as well as that of long and short” (</w:t>
      </w:r>
      <w:r w:rsidRPr="00364C6A">
        <w:rPr>
          <w:rFonts w:ascii="Times" w:hAnsi="Times"/>
          <w:iCs/>
          <w:color w:val="000000" w:themeColor="text1"/>
          <w:szCs w:val="28"/>
        </w:rPr>
        <w:t>Beattie</w:t>
      </w:r>
      <w:r w:rsidRPr="00DA2B92">
        <w:rPr>
          <w:rFonts w:ascii="Times" w:hAnsi="Times"/>
          <w:i/>
          <w:iCs/>
          <w:color w:val="000000" w:themeColor="text1"/>
          <w:szCs w:val="28"/>
        </w:rPr>
        <w:t>,</w:t>
      </w:r>
      <w:r>
        <w:rPr>
          <w:rFonts w:ascii="Times" w:hAnsi="Times"/>
          <w:i/>
          <w:iCs/>
          <w:color w:val="000000" w:themeColor="text1"/>
          <w:szCs w:val="28"/>
        </w:rPr>
        <w:t xml:space="preserve"> </w:t>
      </w:r>
      <w:r>
        <w:rPr>
          <w:rFonts w:ascii="Times" w:hAnsi="Times"/>
          <w:iCs/>
          <w:color w:val="000000" w:themeColor="text1"/>
          <w:szCs w:val="28"/>
        </w:rPr>
        <w:t>1783: I,</w:t>
      </w:r>
      <w:r w:rsidRPr="00DA2B92">
        <w:rPr>
          <w:rFonts w:ascii="Times" w:hAnsi="Times"/>
          <w:i/>
          <w:iCs/>
          <w:color w:val="000000" w:themeColor="text1"/>
          <w:szCs w:val="28"/>
        </w:rPr>
        <w:t xml:space="preserve"> </w:t>
      </w:r>
      <w:r w:rsidRPr="00DA2B92">
        <w:rPr>
          <w:rFonts w:ascii="Times" w:hAnsi="Times"/>
          <w:color w:val="000000" w:themeColor="text1"/>
          <w:szCs w:val="28"/>
        </w:rPr>
        <w:t>283).  It’s clear from Beattie’s account that volume was part of a critical vocabulary for understanding rhythm and conversely, as we shall see, in poetry, rhythm can express sound dynamics and volume.</w:t>
      </w:r>
      <w:r w:rsidRPr="00DA2B92">
        <w:rPr>
          <w:rStyle w:val="EndnoteReference"/>
          <w:rFonts w:ascii="Times" w:hAnsi="Times"/>
          <w:color w:val="000000" w:themeColor="text1"/>
          <w:szCs w:val="28"/>
        </w:rPr>
        <w:t xml:space="preserve"> </w:t>
      </w:r>
      <w:r w:rsidRPr="00DA2B92">
        <w:rPr>
          <w:rStyle w:val="EndnoteReference"/>
          <w:rFonts w:ascii="Times" w:hAnsi="Times"/>
          <w:color w:val="000000" w:themeColor="text1"/>
          <w:szCs w:val="28"/>
        </w:rPr>
        <w:endnoteReference w:id="3"/>
      </w:r>
      <w:r w:rsidRPr="00DA2B92">
        <w:rPr>
          <w:rFonts w:ascii="Times" w:hAnsi="Times"/>
          <w:color w:val="000000" w:themeColor="text1"/>
          <w:szCs w:val="28"/>
        </w:rPr>
        <w:t xml:space="preserve">  </w:t>
      </w:r>
    </w:p>
    <w:p w14:paraId="0E548646" w14:textId="44A91CCB" w:rsidR="00155984" w:rsidRDefault="00155984" w:rsidP="00155984">
      <w:pPr>
        <w:spacing w:line="360" w:lineRule="auto"/>
        <w:ind w:firstLine="720"/>
        <w:rPr>
          <w:rFonts w:ascii="Times" w:hAnsi="Times"/>
          <w:color w:val="000000" w:themeColor="text1"/>
          <w:szCs w:val="28"/>
        </w:rPr>
      </w:pPr>
      <w:r>
        <w:rPr>
          <w:rFonts w:ascii="Times" w:hAnsi="Times"/>
          <w:color w:val="000000" w:themeColor="text1"/>
          <w:szCs w:val="28"/>
        </w:rPr>
        <w:t xml:space="preserve">Beattie was also concerned with the dynamics of performance, </w:t>
      </w:r>
      <w:proofErr w:type="gramStart"/>
      <w:r>
        <w:rPr>
          <w:rFonts w:ascii="Times" w:hAnsi="Times"/>
          <w:color w:val="000000" w:themeColor="text1"/>
          <w:szCs w:val="28"/>
        </w:rPr>
        <w:t>that is to say with</w:t>
      </w:r>
      <w:proofErr w:type="gramEnd"/>
      <w:r>
        <w:rPr>
          <w:rFonts w:ascii="Times" w:hAnsi="Times"/>
          <w:color w:val="000000" w:themeColor="text1"/>
          <w:szCs w:val="28"/>
        </w:rPr>
        <w:t xml:space="preserve"> how passages should best be read aloud to convey their mood and affective dynamics, and volume was an important aspect of this. He</w:t>
      </w:r>
      <w:r w:rsidRPr="00DA2B92">
        <w:rPr>
          <w:rFonts w:ascii="Times" w:hAnsi="Times"/>
          <w:color w:val="000000" w:themeColor="text1"/>
          <w:szCs w:val="28"/>
        </w:rPr>
        <w:t xml:space="preserve"> explains</w:t>
      </w:r>
      <w:r>
        <w:rPr>
          <w:rFonts w:ascii="Times" w:hAnsi="Times"/>
          <w:color w:val="000000" w:themeColor="text1"/>
          <w:szCs w:val="28"/>
        </w:rPr>
        <w:t xml:space="preserve">, for instance, </w:t>
      </w:r>
      <w:r w:rsidRPr="00DA2B92">
        <w:rPr>
          <w:rFonts w:ascii="Times" w:hAnsi="Times"/>
          <w:color w:val="000000" w:themeColor="text1"/>
          <w:szCs w:val="28"/>
        </w:rPr>
        <w:t>that “Words of indignation pronounced with a soft voice and a smile… would be ridiculous” (</w:t>
      </w:r>
      <w:r w:rsidRPr="00364C6A">
        <w:rPr>
          <w:rFonts w:ascii="Times" w:hAnsi="Times"/>
          <w:iCs/>
          <w:color w:val="000000" w:themeColor="text1"/>
          <w:szCs w:val="28"/>
        </w:rPr>
        <w:t>Beattie</w:t>
      </w:r>
      <w:r w:rsidRPr="00DA2B92">
        <w:rPr>
          <w:rFonts w:ascii="Times" w:hAnsi="Times"/>
          <w:i/>
          <w:iCs/>
          <w:color w:val="000000" w:themeColor="text1"/>
          <w:szCs w:val="28"/>
        </w:rPr>
        <w:t>,</w:t>
      </w:r>
      <w:r>
        <w:rPr>
          <w:rFonts w:ascii="Times" w:hAnsi="Times"/>
          <w:iCs/>
          <w:color w:val="000000" w:themeColor="text1"/>
          <w:szCs w:val="28"/>
        </w:rPr>
        <w:t>1783:</w:t>
      </w:r>
      <w:r>
        <w:rPr>
          <w:rFonts w:ascii="Times" w:hAnsi="Times"/>
          <w:i/>
          <w:iCs/>
          <w:color w:val="000000" w:themeColor="text1"/>
          <w:szCs w:val="28"/>
        </w:rPr>
        <w:t xml:space="preserve"> </w:t>
      </w:r>
      <w:r>
        <w:rPr>
          <w:rFonts w:ascii="Times" w:hAnsi="Times"/>
          <w:color w:val="000000" w:themeColor="text1"/>
          <w:szCs w:val="28"/>
        </w:rPr>
        <w:t>I</w:t>
      </w:r>
      <w:r w:rsidRPr="00DA2B92">
        <w:rPr>
          <w:rFonts w:ascii="Times" w:hAnsi="Times"/>
          <w:color w:val="000000" w:themeColor="text1"/>
          <w:szCs w:val="28"/>
        </w:rPr>
        <w:t>, 241)</w:t>
      </w:r>
      <w:r>
        <w:rPr>
          <w:rFonts w:ascii="Times" w:hAnsi="Times"/>
          <w:color w:val="000000" w:themeColor="text1"/>
          <w:szCs w:val="28"/>
        </w:rPr>
        <w:t xml:space="preserve">.  </w:t>
      </w:r>
      <w:r w:rsidRPr="00DA2B92">
        <w:rPr>
          <w:rFonts w:ascii="Times" w:hAnsi="Times"/>
          <w:color w:val="000000" w:themeColor="text1"/>
          <w:szCs w:val="28"/>
        </w:rPr>
        <w:t>When reading aloud, choosing the appropriate volume and modulating between degrees of loud and soft was considered essential to the successful performance of a poem</w:t>
      </w:r>
      <w:commentRangeStart w:id="7"/>
      <w:commentRangeStart w:id="8"/>
      <w:commentRangeStart w:id="9"/>
      <w:r w:rsidRPr="00DA2B92">
        <w:rPr>
          <w:rFonts w:ascii="Times" w:hAnsi="Times"/>
          <w:color w:val="000000" w:themeColor="text1"/>
          <w:szCs w:val="28"/>
        </w:rPr>
        <w:t>.</w:t>
      </w:r>
      <w:r w:rsidRPr="00DA2B92">
        <w:rPr>
          <w:rStyle w:val="EndnoteReference"/>
          <w:rFonts w:ascii="Times" w:hAnsi="Times"/>
          <w:color w:val="000000" w:themeColor="text1"/>
          <w:szCs w:val="28"/>
        </w:rPr>
        <w:endnoteReference w:id="4"/>
      </w:r>
      <w:r w:rsidRPr="00DA2B92">
        <w:rPr>
          <w:rFonts w:ascii="Times" w:hAnsi="Times"/>
          <w:color w:val="000000" w:themeColor="text1"/>
          <w:szCs w:val="28"/>
        </w:rPr>
        <w:t xml:space="preserve"> </w:t>
      </w:r>
      <w:commentRangeEnd w:id="7"/>
      <w:r>
        <w:commentReference w:id="7"/>
      </w:r>
      <w:commentRangeEnd w:id="8"/>
      <w:r>
        <w:commentReference w:id="8"/>
      </w:r>
      <w:commentRangeEnd w:id="9"/>
      <w:r>
        <w:commentReference w:id="9"/>
      </w:r>
      <w:r w:rsidRPr="00DA2B92">
        <w:rPr>
          <w:rFonts w:ascii="Times" w:hAnsi="Times"/>
          <w:color w:val="000000" w:themeColor="text1"/>
          <w:szCs w:val="28"/>
        </w:rPr>
        <w:t xml:space="preserve"> In his </w:t>
      </w:r>
      <w:r w:rsidRPr="00DA2B92">
        <w:rPr>
          <w:rFonts w:ascii="Times" w:hAnsi="Times"/>
          <w:i/>
          <w:iCs/>
          <w:color w:val="000000" w:themeColor="text1"/>
          <w:szCs w:val="28"/>
        </w:rPr>
        <w:t xml:space="preserve">Art of </w:t>
      </w:r>
      <w:r>
        <w:rPr>
          <w:rFonts w:ascii="Times" w:hAnsi="Times"/>
          <w:i/>
          <w:iCs/>
          <w:color w:val="000000" w:themeColor="text1"/>
          <w:szCs w:val="28"/>
        </w:rPr>
        <w:lastRenderedPageBreak/>
        <w:t>Speaking</w:t>
      </w:r>
      <w:r w:rsidRPr="00DA2B92">
        <w:rPr>
          <w:rFonts w:ascii="Times" w:hAnsi="Times"/>
          <w:color w:val="000000" w:themeColor="text1"/>
          <w:szCs w:val="28"/>
        </w:rPr>
        <w:t xml:space="preserve">, for instance, </w:t>
      </w:r>
      <w:r>
        <w:rPr>
          <w:rFonts w:ascii="Times" w:hAnsi="Times"/>
          <w:color w:val="000000" w:themeColor="text1"/>
          <w:szCs w:val="28"/>
        </w:rPr>
        <w:t>James Burgh</w:t>
      </w:r>
      <w:r w:rsidRPr="00DA2B92">
        <w:rPr>
          <w:rFonts w:ascii="Times" w:hAnsi="Times"/>
          <w:color w:val="000000" w:themeColor="text1"/>
          <w:szCs w:val="28"/>
        </w:rPr>
        <w:t xml:space="preserve"> explained how a speaker’s “</w:t>
      </w:r>
      <w:commentRangeStart w:id="10"/>
      <w:r w:rsidRPr="00DA2B92">
        <w:rPr>
          <w:rFonts w:ascii="Times" w:hAnsi="Times"/>
          <w:i/>
          <w:iCs/>
          <w:color w:val="000000" w:themeColor="text1"/>
          <w:szCs w:val="28"/>
        </w:rPr>
        <w:t xml:space="preserve">success </w:t>
      </w:r>
      <w:r w:rsidRPr="00DA2B92">
        <w:rPr>
          <w:rFonts w:ascii="Times" w:hAnsi="Times"/>
          <w:color w:val="000000" w:themeColor="text1"/>
          <w:szCs w:val="28"/>
        </w:rPr>
        <w:t xml:space="preserve">with his audience” depends much upon his </w:t>
      </w:r>
      <w:r>
        <w:rPr>
          <w:rFonts w:ascii="Times" w:hAnsi="Times"/>
          <w:color w:val="000000" w:themeColor="text1"/>
          <w:szCs w:val="28"/>
        </w:rPr>
        <w:t>“</w:t>
      </w:r>
      <w:r w:rsidRPr="00DA2B92">
        <w:rPr>
          <w:rFonts w:ascii="Times" w:hAnsi="Times"/>
          <w:i/>
          <w:iCs/>
          <w:color w:val="000000" w:themeColor="text1"/>
          <w:szCs w:val="28"/>
        </w:rPr>
        <w:t>setting out</w:t>
      </w:r>
      <w:r w:rsidRPr="00DA2B92">
        <w:rPr>
          <w:rFonts w:ascii="Times" w:hAnsi="Times"/>
          <w:color w:val="000000" w:themeColor="text1"/>
          <w:szCs w:val="28"/>
        </w:rPr>
        <w:t xml:space="preserve"> in a proper key, and at a due pitch of </w:t>
      </w:r>
      <w:r w:rsidRPr="00DA2B92">
        <w:rPr>
          <w:rFonts w:ascii="Times" w:hAnsi="Times"/>
          <w:i/>
          <w:iCs/>
          <w:color w:val="000000" w:themeColor="text1"/>
          <w:szCs w:val="28"/>
        </w:rPr>
        <w:t>loudness</w:t>
      </w:r>
      <w:ins w:id="11" w:author="Mina Gorji" w:date="2022-09-20T10:35:00Z">
        <w:r w:rsidR="000D4D1C">
          <w:rPr>
            <w:rFonts w:ascii="Times" w:hAnsi="Times"/>
            <w:color w:val="000000" w:themeColor="text1"/>
            <w:szCs w:val="28"/>
          </w:rPr>
          <w:t>.</w:t>
        </w:r>
      </w:ins>
      <w:del w:id="12" w:author="Mina Gorji" w:date="2022-09-20T10:35:00Z">
        <w:r w:rsidRPr="00DA2B92" w:rsidDel="000D4D1C">
          <w:rPr>
            <w:rFonts w:ascii="Times" w:hAnsi="Times"/>
            <w:color w:val="000000" w:themeColor="text1"/>
            <w:szCs w:val="28"/>
          </w:rPr>
          <w:delText>,</w:delText>
        </w:r>
      </w:del>
      <w:r w:rsidRPr="00DA2B92">
        <w:rPr>
          <w:rFonts w:ascii="Times" w:hAnsi="Times"/>
          <w:color w:val="000000" w:themeColor="text1"/>
          <w:szCs w:val="28"/>
        </w:rPr>
        <w:t xml:space="preserve">  If he begins in too </w:t>
      </w:r>
      <w:r w:rsidRPr="00DA2B92">
        <w:rPr>
          <w:rFonts w:ascii="Times" w:hAnsi="Times"/>
          <w:i/>
          <w:iCs/>
          <w:color w:val="000000" w:themeColor="text1"/>
          <w:szCs w:val="28"/>
        </w:rPr>
        <w:t>high</w:t>
      </w:r>
      <w:r w:rsidRPr="00DA2B92">
        <w:rPr>
          <w:rFonts w:ascii="Times" w:hAnsi="Times"/>
          <w:color w:val="000000" w:themeColor="text1"/>
          <w:szCs w:val="28"/>
        </w:rPr>
        <w:t xml:space="preserve"> a tone, or sets out too </w:t>
      </w:r>
      <w:r w:rsidRPr="00DA2B92">
        <w:rPr>
          <w:rFonts w:ascii="Times" w:hAnsi="Times"/>
          <w:i/>
          <w:iCs/>
          <w:color w:val="000000" w:themeColor="text1"/>
          <w:szCs w:val="28"/>
        </w:rPr>
        <w:t xml:space="preserve">loud, </w:t>
      </w:r>
      <w:r w:rsidRPr="00DA2B92">
        <w:rPr>
          <w:rFonts w:ascii="Times" w:hAnsi="Times"/>
          <w:color w:val="000000" w:themeColor="text1"/>
          <w:szCs w:val="28"/>
        </w:rPr>
        <w:t xml:space="preserve">how is he afterwards to rise to a </w:t>
      </w:r>
      <w:r w:rsidRPr="00DA2B92">
        <w:rPr>
          <w:rFonts w:ascii="Times" w:hAnsi="Times"/>
          <w:i/>
          <w:iCs/>
          <w:color w:val="000000" w:themeColor="text1"/>
          <w:szCs w:val="28"/>
        </w:rPr>
        <w:t>higher note</w:t>
      </w:r>
      <w:r w:rsidRPr="00DA2B92">
        <w:rPr>
          <w:rFonts w:ascii="Times" w:hAnsi="Times"/>
          <w:color w:val="000000" w:themeColor="text1"/>
          <w:szCs w:val="28"/>
        </w:rPr>
        <w:t xml:space="preserve">, or swell his voice </w:t>
      </w:r>
      <w:r w:rsidRPr="00DA2B92">
        <w:rPr>
          <w:rFonts w:ascii="Times" w:hAnsi="Times"/>
          <w:i/>
          <w:iCs/>
          <w:color w:val="000000" w:themeColor="text1"/>
          <w:szCs w:val="28"/>
        </w:rPr>
        <w:t>louder</w:t>
      </w:r>
      <w:r w:rsidRPr="00DA2B92">
        <w:rPr>
          <w:rFonts w:ascii="Times" w:hAnsi="Times"/>
          <w:color w:val="000000" w:themeColor="text1"/>
          <w:szCs w:val="28"/>
        </w:rPr>
        <w:t xml:space="preserve">, as the more </w:t>
      </w:r>
      <w:r w:rsidRPr="00DA2B92">
        <w:rPr>
          <w:rFonts w:ascii="Times" w:hAnsi="Times"/>
          <w:i/>
          <w:iCs/>
          <w:color w:val="000000" w:themeColor="text1"/>
          <w:szCs w:val="28"/>
        </w:rPr>
        <w:t xml:space="preserve">pathetic </w:t>
      </w:r>
      <w:commentRangeEnd w:id="10"/>
      <w:r>
        <w:commentReference w:id="10"/>
      </w:r>
      <w:r w:rsidRPr="00DA2B92">
        <w:rPr>
          <w:rFonts w:ascii="Times" w:hAnsi="Times"/>
          <w:color w:val="000000" w:themeColor="text1"/>
          <w:szCs w:val="28"/>
        </w:rPr>
        <w:t xml:space="preserve">strains may require?” </w:t>
      </w:r>
      <w:r>
        <w:rPr>
          <w:rFonts w:ascii="Times" w:hAnsi="Times"/>
          <w:color w:val="000000" w:themeColor="text1"/>
          <w:szCs w:val="28"/>
        </w:rPr>
        <w:t>(</w:t>
      </w:r>
      <w:proofErr w:type="gramStart"/>
      <w:r>
        <w:rPr>
          <w:rFonts w:ascii="Times" w:hAnsi="Times"/>
          <w:color w:val="000000" w:themeColor="text1"/>
          <w:szCs w:val="28"/>
        </w:rPr>
        <w:t>emphasis</w:t>
      </w:r>
      <w:proofErr w:type="gramEnd"/>
      <w:r>
        <w:rPr>
          <w:rFonts w:ascii="Times" w:hAnsi="Times"/>
          <w:color w:val="000000" w:themeColor="text1"/>
          <w:szCs w:val="28"/>
        </w:rPr>
        <w:t xml:space="preserve"> original </w:t>
      </w:r>
      <w:r w:rsidRPr="00DA2B92">
        <w:rPr>
          <w:rFonts w:ascii="Times" w:hAnsi="Times"/>
          <w:color w:val="000000" w:themeColor="text1"/>
          <w:szCs w:val="28"/>
        </w:rPr>
        <w:t>(</w:t>
      </w:r>
      <w:r>
        <w:rPr>
          <w:rFonts w:ascii="Times" w:hAnsi="Times"/>
          <w:color w:val="000000" w:themeColor="text1"/>
          <w:szCs w:val="28"/>
        </w:rPr>
        <w:t>Burgh</w:t>
      </w:r>
      <w:r w:rsidRPr="00DA2B92">
        <w:rPr>
          <w:rFonts w:ascii="Times" w:hAnsi="Times"/>
          <w:color w:val="000000" w:themeColor="text1"/>
          <w:szCs w:val="28"/>
        </w:rPr>
        <w:t>,</w:t>
      </w:r>
      <w:r>
        <w:rPr>
          <w:rFonts w:ascii="Times" w:hAnsi="Times"/>
          <w:color w:val="000000" w:themeColor="text1"/>
          <w:szCs w:val="28"/>
        </w:rPr>
        <w:t xml:space="preserve"> 1761: </w:t>
      </w:r>
      <w:r w:rsidRPr="00DA2B92">
        <w:rPr>
          <w:rFonts w:ascii="Times" w:hAnsi="Times"/>
          <w:color w:val="000000" w:themeColor="text1"/>
          <w:szCs w:val="28"/>
        </w:rPr>
        <w:t>12</w:t>
      </w:r>
      <w:r>
        <w:rPr>
          <w:rFonts w:ascii="Times" w:hAnsi="Times"/>
          <w:color w:val="000000" w:themeColor="text1"/>
          <w:szCs w:val="28"/>
        </w:rPr>
        <w:t>)</w:t>
      </w:r>
      <w:r w:rsidRPr="00DA2B92">
        <w:rPr>
          <w:rFonts w:ascii="Times" w:hAnsi="Times"/>
          <w:color w:val="000000" w:themeColor="text1"/>
          <w:szCs w:val="28"/>
        </w:rPr>
        <w:t>)</w:t>
      </w:r>
      <w:r>
        <w:rPr>
          <w:rFonts w:ascii="Times" w:hAnsi="Times"/>
          <w:color w:val="000000" w:themeColor="text1"/>
          <w:szCs w:val="28"/>
        </w:rPr>
        <w:t>.</w:t>
      </w:r>
      <w:r w:rsidRPr="00DA2B92">
        <w:rPr>
          <w:rFonts w:ascii="Times" w:hAnsi="Times"/>
          <w:color w:val="000000" w:themeColor="text1"/>
          <w:szCs w:val="28"/>
        </w:rPr>
        <w:t xml:space="preserve"> </w:t>
      </w:r>
      <w:r>
        <w:rPr>
          <w:rFonts w:ascii="Times" w:hAnsi="Times"/>
          <w:color w:val="000000" w:themeColor="text1"/>
          <w:szCs w:val="28"/>
        </w:rPr>
        <w:t>Burgh</w:t>
      </w:r>
      <w:r w:rsidRPr="00DA2B92">
        <w:rPr>
          <w:rFonts w:ascii="Times" w:hAnsi="Times"/>
          <w:color w:val="000000" w:themeColor="text1"/>
          <w:szCs w:val="28"/>
        </w:rPr>
        <w:t xml:space="preserve"> turns to terms such as “proper key,” “due pitch,” “tone” and “note” here; these terms are firmly part of musical as well as rhetorical discourse.  He draws on them again when describing how the different emotional states require different modes of expression in both facial features and gestures, but also in terms of the dynamics of voice.   “Despair” for instance requires the </w:t>
      </w:r>
      <w:commentRangeStart w:id="13"/>
      <w:r w:rsidRPr="00DA2B92">
        <w:rPr>
          <w:rFonts w:ascii="Times" w:hAnsi="Times"/>
          <w:color w:val="000000" w:themeColor="text1"/>
          <w:szCs w:val="28"/>
        </w:rPr>
        <w:t>“tone of the voice</w:t>
      </w:r>
      <w:r>
        <w:rPr>
          <w:rFonts w:ascii="Times" w:hAnsi="Times"/>
          <w:color w:val="000000" w:themeColor="text1"/>
          <w:szCs w:val="28"/>
        </w:rPr>
        <w:t xml:space="preserve">” </w:t>
      </w:r>
      <w:r w:rsidRPr="00DA2B92">
        <w:rPr>
          <w:rFonts w:ascii="Times" w:hAnsi="Times"/>
          <w:color w:val="000000" w:themeColor="text1"/>
          <w:szCs w:val="28"/>
        </w:rPr>
        <w:t>to be “</w:t>
      </w:r>
      <w:r w:rsidRPr="00DA2B92">
        <w:rPr>
          <w:rFonts w:ascii="Times" w:hAnsi="Times"/>
          <w:i/>
          <w:iCs/>
          <w:color w:val="000000" w:themeColor="text1"/>
          <w:szCs w:val="28"/>
        </w:rPr>
        <w:t xml:space="preserve">loud </w:t>
      </w:r>
      <w:r w:rsidRPr="00DA2B92">
        <w:rPr>
          <w:rFonts w:ascii="Times" w:hAnsi="Times"/>
          <w:color w:val="000000" w:themeColor="text1"/>
          <w:szCs w:val="28"/>
        </w:rPr>
        <w:t xml:space="preserve">and </w:t>
      </w:r>
      <w:r w:rsidRPr="00DA2B92">
        <w:rPr>
          <w:rFonts w:ascii="Times" w:hAnsi="Times"/>
          <w:i/>
          <w:iCs/>
          <w:color w:val="000000" w:themeColor="text1"/>
          <w:szCs w:val="28"/>
        </w:rPr>
        <w:t>furious</w:t>
      </w:r>
      <w:r w:rsidRPr="00364C6A">
        <w:rPr>
          <w:rFonts w:ascii="Times" w:hAnsi="Times"/>
          <w:color w:val="000000" w:themeColor="text1"/>
          <w:szCs w:val="28"/>
        </w:rPr>
        <w:t>”</w:t>
      </w:r>
      <w:r w:rsidRPr="00DA2B92">
        <w:rPr>
          <w:rFonts w:ascii="Times" w:hAnsi="Times"/>
          <w:color w:val="000000" w:themeColor="text1"/>
          <w:szCs w:val="28"/>
        </w:rPr>
        <w:t xml:space="preserve"> (</w:t>
      </w:r>
      <w:commentRangeEnd w:id="13"/>
      <w:r>
        <w:commentReference w:id="13"/>
      </w:r>
      <w:r>
        <w:rPr>
          <w:rFonts w:ascii="Times" w:hAnsi="Times"/>
          <w:iCs/>
          <w:color w:val="000000" w:themeColor="text1"/>
          <w:szCs w:val="28"/>
        </w:rPr>
        <w:t>Burgh, 1761:</w:t>
      </w:r>
      <w:r w:rsidRPr="00DA2B92">
        <w:rPr>
          <w:rFonts w:ascii="Times" w:hAnsi="Times"/>
          <w:i/>
          <w:iCs/>
          <w:color w:val="000000" w:themeColor="text1"/>
          <w:szCs w:val="28"/>
        </w:rPr>
        <w:t xml:space="preserve"> </w:t>
      </w:r>
      <w:r w:rsidRPr="00DA2B92">
        <w:rPr>
          <w:rFonts w:ascii="Times" w:hAnsi="Times"/>
          <w:color w:val="000000" w:themeColor="text1"/>
          <w:szCs w:val="28"/>
        </w:rPr>
        <w:t>17)</w:t>
      </w:r>
      <w:r>
        <w:rPr>
          <w:rFonts w:ascii="Times" w:hAnsi="Times"/>
          <w:color w:val="000000" w:themeColor="text1"/>
          <w:szCs w:val="28"/>
        </w:rPr>
        <w:t>.</w:t>
      </w:r>
      <w:r w:rsidRPr="00DA2B92">
        <w:rPr>
          <w:rFonts w:ascii="Times" w:hAnsi="Times"/>
          <w:color w:val="000000" w:themeColor="text1"/>
          <w:szCs w:val="28"/>
        </w:rPr>
        <w:t xml:space="preserve"> Whereas “Shame” requires a voice that is “</w:t>
      </w:r>
      <w:r w:rsidRPr="00DA2B92">
        <w:rPr>
          <w:rFonts w:ascii="Times" w:hAnsi="Times"/>
          <w:i/>
          <w:iCs/>
          <w:color w:val="000000" w:themeColor="text1"/>
          <w:szCs w:val="28"/>
        </w:rPr>
        <w:t>weak</w:t>
      </w:r>
      <w:r w:rsidRPr="00DA2B92">
        <w:rPr>
          <w:rFonts w:ascii="Times" w:hAnsi="Times"/>
          <w:color w:val="000000" w:themeColor="text1"/>
          <w:szCs w:val="28"/>
        </w:rPr>
        <w:t xml:space="preserve"> and </w:t>
      </w:r>
      <w:r w:rsidRPr="00DA2B92">
        <w:rPr>
          <w:rFonts w:ascii="Times" w:hAnsi="Times"/>
          <w:i/>
          <w:iCs/>
          <w:color w:val="000000" w:themeColor="text1"/>
          <w:szCs w:val="28"/>
        </w:rPr>
        <w:t>trembling</w:t>
      </w:r>
      <w:r w:rsidRPr="00DA2B92">
        <w:rPr>
          <w:rFonts w:ascii="Times" w:hAnsi="Times"/>
          <w:color w:val="000000" w:themeColor="text1"/>
          <w:szCs w:val="28"/>
        </w:rPr>
        <w:t>” as well as short sentences and drawn down eyebrows to convey its full expression (</w:t>
      </w:r>
      <w:r w:rsidRPr="00364C6A">
        <w:rPr>
          <w:rFonts w:ascii="Times" w:hAnsi="Times"/>
          <w:iCs/>
          <w:color w:val="000000" w:themeColor="text1"/>
          <w:szCs w:val="28"/>
        </w:rPr>
        <w:t>Burgh, 1761:</w:t>
      </w:r>
      <w:r w:rsidRPr="00DA2B92">
        <w:rPr>
          <w:rFonts w:ascii="Times" w:hAnsi="Times"/>
          <w:i/>
          <w:iCs/>
          <w:color w:val="000000" w:themeColor="text1"/>
          <w:szCs w:val="28"/>
        </w:rPr>
        <w:t xml:space="preserve"> </w:t>
      </w:r>
      <w:r w:rsidRPr="00DA2B92">
        <w:rPr>
          <w:rFonts w:ascii="Times" w:hAnsi="Times"/>
          <w:color w:val="000000" w:themeColor="text1"/>
          <w:szCs w:val="28"/>
        </w:rPr>
        <w:t>17)</w:t>
      </w:r>
      <w:r>
        <w:rPr>
          <w:rFonts w:ascii="Times" w:hAnsi="Times"/>
          <w:color w:val="000000" w:themeColor="text1"/>
          <w:szCs w:val="28"/>
        </w:rPr>
        <w:t>.</w:t>
      </w:r>
      <w:r w:rsidRPr="00DA2B92">
        <w:rPr>
          <w:rFonts w:ascii="Times" w:hAnsi="Times"/>
          <w:color w:val="000000" w:themeColor="text1"/>
          <w:szCs w:val="28"/>
        </w:rPr>
        <w:t xml:space="preserve"> He marks </w:t>
      </w:r>
      <w:proofErr w:type="gramStart"/>
      <w:r w:rsidRPr="00DA2B92">
        <w:rPr>
          <w:rFonts w:ascii="Times" w:hAnsi="Times"/>
          <w:color w:val="000000" w:themeColor="text1"/>
          <w:szCs w:val="28"/>
        </w:rPr>
        <w:t>a number of</w:t>
      </w:r>
      <w:proofErr w:type="gramEnd"/>
      <w:r w:rsidRPr="00DA2B92">
        <w:rPr>
          <w:rFonts w:ascii="Times" w:hAnsi="Times"/>
          <w:color w:val="000000" w:themeColor="text1"/>
          <w:szCs w:val="28"/>
        </w:rPr>
        <w:t xml:space="preserve"> speeches and texts with symbols to indicate the quality of delivery, which includes volume, for example in a speech on “Horrors of War,” an extract from Pope’s </w:t>
      </w:r>
      <w:r w:rsidRPr="00712C03">
        <w:rPr>
          <w:rFonts w:ascii="Times" w:hAnsi="Times"/>
          <w:i/>
          <w:iCs/>
          <w:color w:val="000000" w:themeColor="text1"/>
          <w:szCs w:val="28"/>
        </w:rPr>
        <w:t>Homer</w:t>
      </w:r>
      <w:r w:rsidRPr="00DA2B92">
        <w:rPr>
          <w:rFonts w:ascii="Times" w:hAnsi="Times"/>
          <w:color w:val="000000" w:themeColor="text1"/>
          <w:szCs w:val="28"/>
        </w:rPr>
        <w:t>. Certain lines, he indicates, are “to be spoken quick and loud,” others “to be spoken faintly, and with pity” or “to be spoken with a quivering voice” (</w:t>
      </w:r>
      <w:r w:rsidRPr="00364C6A">
        <w:rPr>
          <w:rFonts w:ascii="Times" w:hAnsi="Times"/>
          <w:iCs/>
          <w:color w:val="000000" w:themeColor="text1"/>
          <w:szCs w:val="28"/>
        </w:rPr>
        <w:t>Burgh</w:t>
      </w:r>
      <w:r>
        <w:rPr>
          <w:rFonts w:ascii="Times" w:hAnsi="Times"/>
          <w:i/>
          <w:iCs/>
          <w:color w:val="000000" w:themeColor="text1"/>
          <w:szCs w:val="28"/>
        </w:rPr>
        <w:t xml:space="preserve">, </w:t>
      </w:r>
      <w:r w:rsidRPr="00364C6A">
        <w:rPr>
          <w:rFonts w:ascii="Times" w:hAnsi="Times"/>
          <w:iCs/>
          <w:color w:val="000000" w:themeColor="text1"/>
          <w:szCs w:val="28"/>
        </w:rPr>
        <w:t>1761</w:t>
      </w:r>
      <w:r>
        <w:rPr>
          <w:rFonts w:ascii="Times" w:hAnsi="Times"/>
          <w:i/>
          <w:iCs/>
          <w:color w:val="000000" w:themeColor="text1"/>
          <w:szCs w:val="28"/>
        </w:rPr>
        <w:t>:</w:t>
      </w:r>
      <w:r w:rsidRPr="00DA2B92">
        <w:rPr>
          <w:rFonts w:ascii="Times" w:hAnsi="Times"/>
          <w:i/>
          <w:iCs/>
          <w:color w:val="000000" w:themeColor="text1"/>
          <w:szCs w:val="28"/>
        </w:rPr>
        <w:t xml:space="preserve"> </w:t>
      </w:r>
      <w:r>
        <w:rPr>
          <w:rFonts w:ascii="Times" w:hAnsi="Times"/>
          <w:iCs/>
          <w:color w:val="000000" w:themeColor="text1"/>
          <w:szCs w:val="28"/>
        </w:rPr>
        <w:t xml:space="preserve">16, </w:t>
      </w:r>
      <w:r w:rsidRPr="00DA2B92">
        <w:rPr>
          <w:rFonts w:ascii="Times" w:hAnsi="Times"/>
          <w:color w:val="000000" w:themeColor="text1"/>
          <w:szCs w:val="28"/>
        </w:rPr>
        <w:t xml:space="preserve">17). Recognising and performing the appropriate volume for </w:t>
      </w:r>
      <w:proofErr w:type="gramStart"/>
      <w:r w:rsidRPr="00DA2B92">
        <w:rPr>
          <w:rFonts w:ascii="Times" w:hAnsi="Times"/>
          <w:color w:val="000000" w:themeColor="text1"/>
          <w:szCs w:val="28"/>
        </w:rPr>
        <w:t>particular literary</w:t>
      </w:r>
      <w:proofErr w:type="gramEnd"/>
      <w:r w:rsidRPr="00DA2B92">
        <w:rPr>
          <w:rFonts w:ascii="Times" w:hAnsi="Times"/>
          <w:color w:val="000000" w:themeColor="text1"/>
          <w:szCs w:val="28"/>
        </w:rPr>
        <w:t xml:space="preserve"> passages when reading them aloud was key to their rhetorical expressiveness, and </w:t>
      </w:r>
      <w:r>
        <w:rPr>
          <w:rFonts w:ascii="Times" w:hAnsi="Times"/>
          <w:color w:val="000000" w:themeColor="text1"/>
          <w:szCs w:val="28"/>
        </w:rPr>
        <w:t>Burgh</w:t>
      </w:r>
      <w:r w:rsidRPr="00DA2B92">
        <w:rPr>
          <w:rFonts w:ascii="Times" w:hAnsi="Times"/>
          <w:color w:val="000000" w:themeColor="text1"/>
          <w:szCs w:val="28"/>
        </w:rPr>
        <w:t xml:space="preserve"> offered readers help in doing this by using descriptive language to indicate the appropriate dynamics. Other kinds of notation were also available.  </w:t>
      </w:r>
    </w:p>
    <w:p w14:paraId="5BAFE01A" w14:textId="77777777" w:rsidR="00155984" w:rsidRDefault="00155984" w:rsidP="00155984">
      <w:pPr>
        <w:spacing w:line="360" w:lineRule="auto"/>
        <w:ind w:firstLine="720"/>
        <w:rPr>
          <w:rFonts w:ascii="Times" w:hAnsi="Times"/>
          <w:color w:val="000000" w:themeColor="text1"/>
          <w:szCs w:val="28"/>
        </w:rPr>
      </w:pPr>
      <w:r>
        <w:rPr>
          <w:rFonts w:ascii="Times" w:hAnsi="Times"/>
          <w:color w:val="000000" w:themeColor="text1"/>
          <w:szCs w:val="28"/>
        </w:rPr>
        <w:t xml:space="preserve">In his </w:t>
      </w:r>
      <w:r>
        <w:rPr>
          <w:rFonts w:ascii="Times" w:hAnsi="Times"/>
          <w:i/>
          <w:color w:val="000000" w:themeColor="text1"/>
          <w:szCs w:val="28"/>
        </w:rPr>
        <w:t xml:space="preserve">Lectures on </w:t>
      </w:r>
      <w:r w:rsidRPr="00F70ADD">
        <w:rPr>
          <w:rFonts w:ascii="Times" w:hAnsi="Times"/>
          <w:i/>
          <w:color w:val="000000" w:themeColor="text1"/>
          <w:szCs w:val="28"/>
        </w:rPr>
        <w:t>Elocution</w:t>
      </w:r>
      <w:r>
        <w:rPr>
          <w:rFonts w:ascii="Times" w:hAnsi="Times"/>
          <w:color w:val="000000" w:themeColor="text1"/>
          <w:szCs w:val="28"/>
        </w:rPr>
        <w:t xml:space="preserve"> (1762), Thomas Sheridan uses musical terms to distinguish between loud and soft, and high and low: “Loud and soft in speaking, is like the </w:t>
      </w:r>
      <w:r w:rsidRPr="00364C6A">
        <w:rPr>
          <w:rFonts w:ascii="Times" w:hAnsi="Times"/>
          <w:i/>
          <w:color w:val="000000" w:themeColor="text1"/>
          <w:szCs w:val="28"/>
        </w:rPr>
        <w:t>forte</w:t>
      </w:r>
      <w:r>
        <w:rPr>
          <w:rFonts w:ascii="Times" w:hAnsi="Times"/>
          <w:color w:val="000000" w:themeColor="text1"/>
          <w:szCs w:val="28"/>
        </w:rPr>
        <w:t xml:space="preserve"> and </w:t>
      </w:r>
      <w:r>
        <w:rPr>
          <w:rFonts w:ascii="Times" w:hAnsi="Times"/>
          <w:i/>
          <w:color w:val="000000" w:themeColor="text1"/>
          <w:szCs w:val="28"/>
        </w:rPr>
        <w:t>piano</w:t>
      </w:r>
      <w:r>
        <w:rPr>
          <w:rFonts w:ascii="Times" w:hAnsi="Times"/>
          <w:color w:val="000000" w:themeColor="text1"/>
          <w:szCs w:val="28"/>
        </w:rPr>
        <w:t xml:space="preserve"> in music, it only refers to the different degrees of force used in the same key whereas high and low imply a change of key” (Sheridan, 1762: 83).  Joshua Steele’s </w:t>
      </w:r>
      <w:proofErr w:type="spellStart"/>
      <w:r w:rsidRPr="00364C6A">
        <w:rPr>
          <w:rFonts w:ascii="Times" w:hAnsi="Times"/>
          <w:i/>
          <w:color w:val="000000" w:themeColor="text1"/>
          <w:szCs w:val="28"/>
        </w:rPr>
        <w:t>Prosodia</w:t>
      </w:r>
      <w:proofErr w:type="spellEnd"/>
      <w:r w:rsidRPr="00364C6A">
        <w:rPr>
          <w:rFonts w:ascii="Times" w:hAnsi="Times"/>
          <w:i/>
          <w:color w:val="000000" w:themeColor="text1"/>
          <w:szCs w:val="28"/>
        </w:rPr>
        <w:t xml:space="preserve"> </w:t>
      </w:r>
      <w:proofErr w:type="spellStart"/>
      <w:r w:rsidRPr="00364C6A">
        <w:rPr>
          <w:rFonts w:ascii="Times" w:hAnsi="Times"/>
          <w:i/>
          <w:color w:val="000000" w:themeColor="text1"/>
          <w:szCs w:val="28"/>
        </w:rPr>
        <w:t>rationalis</w:t>
      </w:r>
      <w:proofErr w:type="spellEnd"/>
      <w:r w:rsidRPr="00364C6A">
        <w:rPr>
          <w:rFonts w:ascii="Times" w:hAnsi="Times"/>
          <w:i/>
          <w:color w:val="000000" w:themeColor="text1"/>
          <w:szCs w:val="28"/>
        </w:rPr>
        <w:t xml:space="preserve">: or, </w:t>
      </w:r>
      <w:proofErr w:type="gramStart"/>
      <w:r w:rsidRPr="00364C6A">
        <w:rPr>
          <w:rFonts w:ascii="Times" w:hAnsi="Times"/>
          <w:i/>
          <w:color w:val="000000" w:themeColor="text1"/>
          <w:szCs w:val="28"/>
        </w:rPr>
        <w:t>An</w:t>
      </w:r>
      <w:proofErr w:type="gramEnd"/>
      <w:r w:rsidRPr="00364C6A">
        <w:rPr>
          <w:rFonts w:ascii="Times" w:hAnsi="Times"/>
          <w:i/>
          <w:color w:val="000000" w:themeColor="text1"/>
          <w:szCs w:val="28"/>
        </w:rPr>
        <w:t xml:space="preserve"> essay towards establishing the melody and measure of speech, to be expressed and perpetuated by peculiar symbols</w:t>
      </w:r>
      <w:r>
        <w:rPr>
          <w:rFonts w:ascii="Times" w:hAnsi="Times"/>
          <w:i/>
          <w:color w:val="000000" w:themeColor="text1"/>
          <w:szCs w:val="28"/>
        </w:rPr>
        <w:t xml:space="preserve"> </w:t>
      </w:r>
      <w:r>
        <w:rPr>
          <w:rFonts w:ascii="Times" w:hAnsi="Times"/>
          <w:color w:val="000000" w:themeColor="text1"/>
          <w:szCs w:val="28"/>
        </w:rPr>
        <w:t xml:space="preserve">(1779) stresses the importance of modulating the voice, and sets out symbols for accent and emphasis, loud and soft (Steele, 1782: 24), which he applies to a number of literary examples, including a speech from </w:t>
      </w:r>
      <w:r>
        <w:rPr>
          <w:rFonts w:ascii="Times" w:hAnsi="Times"/>
          <w:i/>
          <w:color w:val="000000" w:themeColor="text1"/>
          <w:szCs w:val="28"/>
        </w:rPr>
        <w:t>Hamlet</w:t>
      </w:r>
      <w:r>
        <w:rPr>
          <w:rFonts w:ascii="Times" w:hAnsi="Times"/>
          <w:color w:val="000000" w:themeColor="text1"/>
          <w:szCs w:val="28"/>
        </w:rPr>
        <w:t xml:space="preserve"> (Steele, 1762: 40).</w:t>
      </w:r>
    </w:p>
    <w:p w14:paraId="053539E3" w14:textId="77777777" w:rsidR="00155984" w:rsidRDefault="00155984" w:rsidP="00155984">
      <w:pPr>
        <w:spacing w:line="360" w:lineRule="auto"/>
        <w:ind w:firstLine="720"/>
        <w:rPr>
          <w:rFonts w:ascii="Times" w:hAnsi="Times"/>
          <w:color w:val="000000" w:themeColor="text1"/>
          <w:szCs w:val="28"/>
        </w:rPr>
      </w:pPr>
      <w:r>
        <w:rPr>
          <w:rFonts w:ascii="Times" w:hAnsi="Times"/>
          <w:color w:val="000000" w:themeColor="text1"/>
          <w:szCs w:val="28"/>
        </w:rPr>
        <w:t xml:space="preserve">   </w:t>
      </w:r>
      <w:r w:rsidRPr="00DA2B92">
        <w:rPr>
          <w:rFonts w:ascii="Times" w:hAnsi="Times"/>
          <w:color w:val="000000" w:themeColor="text1"/>
          <w:szCs w:val="28"/>
        </w:rPr>
        <w:t xml:space="preserve">Gilbert Austin, writing in </w:t>
      </w:r>
      <w:proofErr w:type="spellStart"/>
      <w:r w:rsidRPr="00DA2B92">
        <w:rPr>
          <w:rFonts w:ascii="Times" w:hAnsi="Times"/>
          <w:i/>
          <w:iCs/>
          <w:color w:val="000000" w:themeColor="text1"/>
          <w:szCs w:val="28"/>
        </w:rPr>
        <w:t>Chiromania</w:t>
      </w:r>
      <w:proofErr w:type="spellEnd"/>
      <w:r w:rsidRPr="00DA2B92">
        <w:rPr>
          <w:rFonts w:ascii="Times" w:hAnsi="Times"/>
          <w:i/>
          <w:iCs/>
          <w:color w:val="000000" w:themeColor="text1"/>
          <w:szCs w:val="28"/>
        </w:rPr>
        <w:t>, or a Treatise on Rhetorical Delivery</w:t>
      </w:r>
      <w:r w:rsidRPr="00DA2B92">
        <w:rPr>
          <w:rFonts w:ascii="Times" w:hAnsi="Times"/>
          <w:color w:val="000000" w:themeColor="text1"/>
          <w:szCs w:val="28"/>
        </w:rPr>
        <w:t xml:space="preserve"> (1806), </w:t>
      </w:r>
      <w:r>
        <w:rPr>
          <w:rFonts w:ascii="Times" w:hAnsi="Times"/>
          <w:color w:val="000000" w:themeColor="text1"/>
          <w:szCs w:val="28"/>
        </w:rPr>
        <w:t xml:space="preserve">also </w:t>
      </w:r>
      <w:r w:rsidRPr="00DA2B92">
        <w:rPr>
          <w:rFonts w:ascii="Times" w:hAnsi="Times"/>
          <w:color w:val="000000" w:themeColor="text1"/>
          <w:szCs w:val="28"/>
        </w:rPr>
        <w:t xml:space="preserve">uses symbols, including some musical notation such as the hairpin to indicate shifts in loudness as well as </w:t>
      </w:r>
      <w:proofErr w:type="gramStart"/>
      <w:r w:rsidRPr="00DA2B92">
        <w:rPr>
          <w:rFonts w:ascii="Times" w:hAnsi="Times"/>
          <w:color w:val="000000" w:themeColor="text1"/>
          <w:szCs w:val="28"/>
        </w:rPr>
        <w:t>a number of</w:t>
      </w:r>
      <w:proofErr w:type="gramEnd"/>
      <w:r w:rsidRPr="00DA2B92">
        <w:rPr>
          <w:rFonts w:ascii="Times" w:hAnsi="Times"/>
          <w:color w:val="000000" w:themeColor="text1"/>
          <w:szCs w:val="28"/>
        </w:rPr>
        <w:t xml:space="preserve"> other symbols, such as the zigzag line to indicate uniform loudness or forte, </w:t>
      </w:r>
      <w:commentRangeStart w:id="14"/>
      <w:r w:rsidRPr="00DA2B92">
        <w:rPr>
          <w:rFonts w:ascii="Times" w:hAnsi="Times"/>
          <w:color w:val="000000" w:themeColor="text1"/>
          <w:szCs w:val="28"/>
        </w:rPr>
        <w:t>explained in “Symbols for Noting the Force and Rapidity or Interruption of the Voice in Delivery”</w:t>
      </w:r>
      <w:r>
        <w:rPr>
          <w:rFonts w:ascii="Times" w:hAnsi="Times"/>
          <w:color w:val="000000" w:themeColor="text1"/>
          <w:szCs w:val="28"/>
        </w:rPr>
        <w:t xml:space="preserve"> (Austin, 1806: 367). </w:t>
      </w:r>
      <w:r w:rsidRPr="00DA2B92">
        <w:rPr>
          <w:rFonts w:ascii="Times" w:hAnsi="Times"/>
          <w:color w:val="000000" w:themeColor="text1"/>
          <w:szCs w:val="28"/>
        </w:rPr>
        <w:t xml:space="preserve"> He advises readers and performers that these </w:t>
      </w:r>
      <w:r w:rsidRPr="00DA2B92">
        <w:rPr>
          <w:rFonts w:ascii="Times" w:hAnsi="Times"/>
          <w:color w:val="000000" w:themeColor="text1"/>
          <w:szCs w:val="28"/>
        </w:rPr>
        <w:lastRenderedPageBreak/>
        <w:t>symbols were “to be marked in the margin near the commencement of the passage which they are to influence”</w:t>
      </w:r>
      <w:r>
        <w:rPr>
          <w:rFonts w:ascii="Times" w:hAnsi="Times"/>
          <w:color w:val="000000" w:themeColor="text1"/>
          <w:szCs w:val="28"/>
        </w:rPr>
        <w:t xml:space="preserve"> (Austin, 1806: 367).</w:t>
      </w:r>
      <w:r w:rsidRPr="00DA2B92">
        <w:rPr>
          <w:rFonts w:ascii="Times" w:hAnsi="Times"/>
          <w:color w:val="000000" w:themeColor="text1"/>
          <w:szCs w:val="28"/>
        </w:rPr>
        <w:t xml:space="preserve"> </w:t>
      </w:r>
      <w:commentRangeEnd w:id="14"/>
      <w:r>
        <w:commentReference w:id="14"/>
      </w:r>
    </w:p>
    <w:p w14:paraId="65FA7747" w14:textId="77777777" w:rsidR="00155984" w:rsidRDefault="00155984" w:rsidP="00155984">
      <w:pPr>
        <w:spacing w:line="360" w:lineRule="auto"/>
        <w:rPr>
          <w:rFonts w:ascii="Times" w:hAnsi="Times"/>
          <w:b/>
          <w:bCs/>
          <w:color w:val="000000" w:themeColor="text1"/>
          <w:szCs w:val="28"/>
        </w:rPr>
      </w:pPr>
    </w:p>
    <w:p w14:paraId="54BED960" w14:textId="77777777" w:rsidR="00155984" w:rsidRDefault="00155984" w:rsidP="00155984">
      <w:pPr>
        <w:spacing w:line="360" w:lineRule="auto"/>
        <w:rPr>
          <w:rFonts w:ascii="Times" w:hAnsi="Times"/>
          <w:b/>
          <w:bCs/>
          <w:color w:val="000000" w:themeColor="text1"/>
          <w:szCs w:val="28"/>
        </w:rPr>
      </w:pPr>
      <w:r w:rsidRPr="004304E8">
        <w:rPr>
          <w:noProof/>
        </w:rPr>
        <w:drawing>
          <wp:inline distT="0" distB="0" distL="0" distR="0" wp14:anchorId="7827BAD5" wp14:editId="27376921">
            <wp:extent cx="4287328" cy="482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053" cy="4836624"/>
                    </a:xfrm>
                    <a:prstGeom prst="rect">
                      <a:avLst/>
                    </a:prstGeom>
                    <a:noFill/>
                    <a:ln>
                      <a:noFill/>
                    </a:ln>
                  </pic:spPr>
                </pic:pic>
              </a:graphicData>
            </a:graphic>
          </wp:inline>
        </w:drawing>
      </w:r>
    </w:p>
    <w:p w14:paraId="38A61802" w14:textId="77777777" w:rsidR="00155984" w:rsidRPr="0028264A" w:rsidRDefault="00155984" w:rsidP="00155984">
      <w:pPr>
        <w:spacing w:line="360" w:lineRule="auto"/>
        <w:rPr>
          <w:rFonts w:ascii="Times" w:hAnsi="Times"/>
          <w:b/>
          <w:bCs/>
          <w:color w:val="000000" w:themeColor="text1"/>
          <w:szCs w:val="28"/>
        </w:rPr>
      </w:pPr>
      <w:r w:rsidRPr="00364C6A">
        <w:rPr>
          <w:rFonts w:ascii="Times" w:hAnsi="Times"/>
          <w:b/>
          <w:bCs/>
          <w:i/>
          <w:color w:val="000000" w:themeColor="text1"/>
          <w:szCs w:val="28"/>
        </w:rPr>
        <w:t>Fig.</w:t>
      </w:r>
      <w:r w:rsidRPr="0028264A">
        <w:rPr>
          <w:rFonts w:ascii="Times" w:hAnsi="Times"/>
          <w:b/>
          <w:bCs/>
          <w:color w:val="000000" w:themeColor="text1"/>
          <w:szCs w:val="28"/>
        </w:rPr>
        <w:t xml:space="preserve"> 1 Symbols for Noting the Force and Rapidity or Interruption of the Voice, Austin, </w:t>
      </w:r>
      <w:proofErr w:type="spellStart"/>
      <w:r w:rsidRPr="0028264A">
        <w:rPr>
          <w:rFonts w:ascii="Times" w:hAnsi="Times"/>
          <w:b/>
          <w:bCs/>
          <w:i/>
          <w:color w:val="000000" w:themeColor="text1"/>
          <w:szCs w:val="28"/>
        </w:rPr>
        <w:t>Chiromania</w:t>
      </w:r>
      <w:proofErr w:type="spellEnd"/>
      <w:r w:rsidRPr="0028264A">
        <w:rPr>
          <w:rFonts w:ascii="Times" w:hAnsi="Times"/>
          <w:b/>
          <w:bCs/>
          <w:i/>
          <w:color w:val="000000" w:themeColor="text1"/>
          <w:szCs w:val="28"/>
        </w:rPr>
        <w:t xml:space="preserve"> </w:t>
      </w:r>
      <w:r w:rsidRPr="0028264A">
        <w:rPr>
          <w:rFonts w:ascii="Times" w:hAnsi="Times"/>
          <w:b/>
          <w:bCs/>
          <w:color w:val="000000" w:themeColor="text1"/>
          <w:szCs w:val="28"/>
        </w:rPr>
        <w:t>(1806).</w:t>
      </w:r>
    </w:p>
    <w:p w14:paraId="56F3E04A" w14:textId="77777777" w:rsidR="00155984" w:rsidRPr="00364C6A" w:rsidRDefault="00155984" w:rsidP="00155984">
      <w:pPr>
        <w:spacing w:line="360" w:lineRule="auto"/>
        <w:rPr>
          <w:rFonts w:ascii="Times" w:hAnsi="Times"/>
          <w:b/>
          <w:bCs/>
          <w:color w:val="000000" w:themeColor="text1"/>
          <w:szCs w:val="28"/>
        </w:rPr>
      </w:pPr>
    </w:p>
    <w:p w14:paraId="64F04F5F" w14:textId="77777777" w:rsidR="00155984" w:rsidRPr="00DA2B92" w:rsidRDefault="00155984" w:rsidP="002232B7">
      <w:pPr>
        <w:spacing w:line="360" w:lineRule="auto"/>
        <w:rPr>
          <w:rFonts w:ascii="Times" w:hAnsi="Times"/>
          <w:color w:val="000000" w:themeColor="text1"/>
          <w:szCs w:val="28"/>
          <w:shd w:val="clear" w:color="auto" w:fill="FFFFFF"/>
        </w:rPr>
      </w:pPr>
      <w:r w:rsidRPr="00DA2B92">
        <w:rPr>
          <w:rFonts w:ascii="Times" w:hAnsi="Times"/>
          <w:color w:val="000000" w:themeColor="text1"/>
          <w:szCs w:val="28"/>
          <w:shd w:val="clear" w:color="auto" w:fill="FFFFFF"/>
        </w:rPr>
        <w:t xml:space="preserve">It is important to note that this kind of notation was not </w:t>
      </w:r>
      <w:r>
        <w:rPr>
          <w:rFonts w:ascii="Times" w:hAnsi="Times"/>
          <w:color w:val="000000" w:themeColor="text1"/>
          <w:szCs w:val="28"/>
          <w:shd w:val="clear" w:color="auto" w:fill="FFFFFF"/>
        </w:rPr>
        <w:t xml:space="preserve">usually </w:t>
      </w:r>
      <w:r w:rsidRPr="00DA2B92">
        <w:rPr>
          <w:rFonts w:ascii="Times" w:hAnsi="Times"/>
          <w:color w:val="000000" w:themeColor="text1"/>
          <w:szCs w:val="28"/>
          <w:shd w:val="clear" w:color="auto" w:fill="FFFFFF"/>
        </w:rPr>
        <w:t>deployed by poets themselves</w:t>
      </w:r>
      <w:r>
        <w:rPr>
          <w:rFonts w:ascii="Times" w:hAnsi="Times"/>
          <w:color w:val="000000" w:themeColor="text1"/>
          <w:szCs w:val="28"/>
          <w:shd w:val="clear" w:color="auto" w:fill="FFFFFF"/>
        </w:rPr>
        <w:t xml:space="preserve">; it was added later to mark up a text for performance, to encourage </w:t>
      </w:r>
      <w:r w:rsidRPr="00DA2B92">
        <w:rPr>
          <w:rFonts w:ascii="Times" w:hAnsi="Times"/>
          <w:color w:val="000000" w:themeColor="text1"/>
          <w:szCs w:val="28"/>
          <w:shd w:val="clear" w:color="auto" w:fill="FFFFFF"/>
        </w:rPr>
        <w:t>emphasis for dramatic and rhetorical effect</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w:t>
      </w:r>
      <w:r w:rsidRPr="00DA2B92">
        <w:rPr>
          <w:rFonts w:ascii="Times" w:hAnsi="Times"/>
          <w:color w:val="000000" w:themeColor="text1"/>
          <w:szCs w:val="28"/>
        </w:rPr>
        <w:t xml:space="preserve">There were perhaps stylistic cues in the writing itself which these notations and marginal indications were responding to and amplifying.  It was not necessarily only the subject matter or emotional tone </w:t>
      </w:r>
      <w:r>
        <w:rPr>
          <w:rFonts w:ascii="Times" w:hAnsi="Times"/>
          <w:color w:val="000000" w:themeColor="text1"/>
          <w:szCs w:val="28"/>
        </w:rPr>
        <w:t xml:space="preserve">of a piece of writing that suggested a particular volume; it </w:t>
      </w:r>
      <w:r w:rsidRPr="00DA2B92">
        <w:rPr>
          <w:rFonts w:ascii="Times" w:hAnsi="Times"/>
          <w:color w:val="000000" w:themeColor="text1"/>
          <w:szCs w:val="28"/>
        </w:rPr>
        <w:t xml:space="preserve">could </w:t>
      </w:r>
      <w:r>
        <w:rPr>
          <w:rFonts w:ascii="Times" w:hAnsi="Times"/>
          <w:color w:val="000000" w:themeColor="text1"/>
          <w:szCs w:val="28"/>
        </w:rPr>
        <w:t xml:space="preserve">also be an </w:t>
      </w:r>
      <w:r w:rsidRPr="00DA2B92">
        <w:rPr>
          <w:rFonts w:ascii="Times" w:hAnsi="Times"/>
          <w:color w:val="000000" w:themeColor="text1"/>
          <w:szCs w:val="28"/>
        </w:rPr>
        <w:t>effect suggested in the</w:t>
      </w:r>
      <w:r>
        <w:rPr>
          <w:rFonts w:ascii="Times" w:hAnsi="Times"/>
          <w:color w:val="000000" w:themeColor="text1"/>
          <w:szCs w:val="28"/>
        </w:rPr>
        <w:t xml:space="preserve"> rhythmic and linguistic</w:t>
      </w:r>
      <w:r w:rsidRPr="00DA2B92">
        <w:rPr>
          <w:rFonts w:ascii="Times" w:hAnsi="Times"/>
          <w:color w:val="000000" w:themeColor="text1"/>
          <w:szCs w:val="28"/>
        </w:rPr>
        <w:t xml:space="preserve"> texture of the poem itself.</w:t>
      </w:r>
      <w:r>
        <w:rPr>
          <w:rFonts w:ascii="Times" w:hAnsi="Times"/>
          <w:color w:val="000000" w:themeColor="text1"/>
          <w:szCs w:val="28"/>
        </w:rPr>
        <w:t xml:space="preserve"> </w:t>
      </w:r>
      <w:commentRangeStart w:id="15"/>
      <w:r>
        <w:rPr>
          <w:rFonts w:ascii="Times" w:hAnsi="Times"/>
          <w:color w:val="000000" w:themeColor="text1"/>
          <w:szCs w:val="28"/>
          <w:shd w:val="clear" w:color="auto" w:fill="FFFFFF"/>
        </w:rPr>
        <w:t>L</w:t>
      </w:r>
      <w:r w:rsidRPr="00DA2B92">
        <w:rPr>
          <w:rFonts w:ascii="Times" w:hAnsi="Times"/>
          <w:color w:val="000000" w:themeColor="text1"/>
          <w:szCs w:val="28"/>
          <w:shd w:val="clear" w:color="auto" w:fill="FFFFFF"/>
        </w:rPr>
        <w:t xml:space="preserve">yric poetry has its own language and codes for communicating volume </w:t>
      </w:r>
      <w:r>
        <w:rPr>
          <w:rFonts w:ascii="Times" w:hAnsi="Times"/>
          <w:color w:val="000000" w:themeColor="text1"/>
          <w:szCs w:val="28"/>
          <w:shd w:val="clear" w:color="auto" w:fill="FFFFFF"/>
        </w:rPr>
        <w:t xml:space="preserve">and dynamics, and these effects do not depend on performance or vocalisation, on </w:t>
      </w:r>
      <w:r w:rsidRPr="00DA2B92">
        <w:rPr>
          <w:rFonts w:ascii="Times" w:hAnsi="Times"/>
          <w:color w:val="000000" w:themeColor="text1"/>
          <w:szCs w:val="28"/>
        </w:rPr>
        <w:t>the timbre and grain</w:t>
      </w:r>
      <w:r>
        <w:rPr>
          <w:rFonts w:ascii="Times" w:hAnsi="Times"/>
          <w:color w:val="000000" w:themeColor="text1"/>
          <w:szCs w:val="28"/>
        </w:rPr>
        <w:t xml:space="preserve"> and pitch</w:t>
      </w:r>
      <w:r w:rsidRPr="00DA2B92">
        <w:rPr>
          <w:rFonts w:ascii="Times" w:hAnsi="Times"/>
          <w:color w:val="000000" w:themeColor="text1"/>
          <w:szCs w:val="28"/>
        </w:rPr>
        <w:t xml:space="preserve"> of a </w:t>
      </w:r>
      <w:r>
        <w:rPr>
          <w:rFonts w:ascii="Times" w:hAnsi="Times"/>
          <w:color w:val="000000" w:themeColor="text1"/>
          <w:szCs w:val="28"/>
        </w:rPr>
        <w:t>reader’</w:t>
      </w:r>
      <w:r w:rsidRPr="00DA2B92">
        <w:rPr>
          <w:rFonts w:ascii="Times" w:hAnsi="Times"/>
          <w:color w:val="000000" w:themeColor="text1"/>
          <w:szCs w:val="28"/>
        </w:rPr>
        <w:t xml:space="preserve">s </w:t>
      </w:r>
      <w:proofErr w:type="gramStart"/>
      <w:r w:rsidRPr="00DA2B92">
        <w:rPr>
          <w:rFonts w:ascii="Times" w:hAnsi="Times"/>
          <w:color w:val="000000" w:themeColor="text1"/>
          <w:szCs w:val="28"/>
        </w:rPr>
        <w:t>voice</w:t>
      </w:r>
      <w:r>
        <w:rPr>
          <w:rFonts w:ascii="Times" w:hAnsi="Times"/>
          <w:color w:val="000000" w:themeColor="text1"/>
          <w:szCs w:val="28"/>
        </w:rPr>
        <w:t>,</w:t>
      </w:r>
      <w:r>
        <w:rPr>
          <w:rFonts w:ascii="Times" w:hAnsi="Times"/>
          <w:color w:val="000000" w:themeColor="text1"/>
          <w:szCs w:val="28"/>
          <w:shd w:val="clear" w:color="auto" w:fill="FFFFFF"/>
        </w:rPr>
        <w:t xml:space="preserve"> but</w:t>
      </w:r>
      <w:proofErr w:type="gramEnd"/>
      <w:r w:rsidRPr="00DA2B92">
        <w:rPr>
          <w:rFonts w:ascii="Times" w:hAnsi="Times"/>
          <w:color w:val="000000" w:themeColor="text1"/>
          <w:szCs w:val="28"/>
          <w:shd w:val="clear" w:color="auto" w:fill="FFFFFF"/>
        </w:rPr>
        <w:t xml:space="preserve"> can be experienced even when we read a poem in </w:t>
      </w:r>
      <w:r w:rsidRPr="00DA2B92">
        <w:rPr>
          <w:rFonts w:ascii="Times" w:hAnsi="Times"/>
          <w:color w:val="000000" w:themeColor="text1"/>
          <w:szCs w:val="28"/>
          <w:shd w:val="clear" w:color="auto" w:fill="FFFFFF"/>
        </w:rPr>
        <w:lastRenderedPageBreak/>
        <w:t>silence</w:t>
      </w:r>
      <w:commentRangeEnd w:id="15"/>
      <w:r>
        <w:commentReference w:id="15"/>
      </w:r>
      <w:r w:rsidRPr="00DA2B92">
        <w:rPr>
          <w:rFonts w:ascii="Times" w:hAnsi="Times"/>
          <w:color w:val="000000" w:themeColor="text1"/>
          <w:szCs w:val="28"/>
          <w:shd w:val="clear" w:color="auto" w:fill="FFFFFF"/>
        </w:rPr>
        <w:t xml:space="preserve">. </w:t>
      </w:r>
      <w:r w:rsidRPr="00DA2B92">
        <w:rPr>
          <w:rFonts w:ascii="Times" w:hAnsi="Times"/>
          <w:color w:val="000000" w:themeColor="text1"/>
          <w:szCs w:val="28"/>
        </w:rPr>
        <w:t>There are</w:t>
      </w:r>
      <w:r>
        <w:rPr>
          <w:rFonts w:ascii="Times" w:hAnsi="Times"/>
          <w:color w:val="000000" w:themeColor="text1"/>
          <w:szCs w:val="28"/>
        </w:rPr>
        <w:t xml:space="preserve"> </w:t>
      </w:r>
      <w:r w:rsidRPr="00DA2B92">
        <w:rPr>
          <w:rFonts w:ascii="Times" w:hAnsi="Times"/>
          <w:color w:val="000000" w:themeColor="text1"/>
          <w:szCs w:val="28"/>
        </w:rPr>
        <w:t xml:space="preserve">other ways that a poem might register </w:t>
      </w:r>
      <w:r>
        <w:rPr>
          <w:rFonts w:ascii="Times" w:hAnsi="Times"/>
          <w:color w:val="000000" w:themeColor="text1"/>
          <w:szCs w:val="28"/>
        </w:rPr>
        <w:t xml:space="preserve">and express </w:t>
      </w:r>
      <w:r w:rsidRPr="00DA2B92">
        <w:rPr>
          <w:rFonts w:ascii="Times" w:hAnsi="Times"/>
          <w:color w:val="000000" w:themeColor="text1"/>
          <w:szCs w:val="28"/>
        </w:rPr>
        <w:t xml:space="preserve">shifts in volume, not just in performance, but also </w:t>
      </w:r>
      <w:r>
        <w:rPr>
          <w:rFonts w:ascii="Times" w:hAnsi="Times"/>
          <w:color w:val="000000" w:themeColor="text1"/>
          <w:szCs w:val="28"/>
        </w:rPr>
        <w:t>during silent reading</w:t>
      </w:r>
      <w:r w:rsidRPr="00DA2B92">
        <w:rPr>
          <w:rFonts w:ascii="Times" w:hAnsi="Times"/>
          <w:color w:val="000000" w:themeColor="text1"/>
          <w:szCs w:val="28"/>
        </w:rPr>
        <w:t xml:space="preserve">. </w:t>
      </w:r>
      <w:r w:rsidRPr="00DA2B92">
        <w:rPr>
          <w:rFonts w:ascii="Times" w:hAnsi="Times"/>
          <w:color w:val="000000" w:themeColor="text1"/>
          <w:szCs w:val="28"/>
          <w:lang w:val="en-US" w:eastAsia="zh-CN"/>
        </w:rPr>
        <w:t xml:space="preserve">If onomatopoeia denotes a shared code or language to represent certain sounds, like a cat purring or a dog barking, what are the linguistic, </w:t>
      </w:r>
      <w:proofErr w:type="gramStart"/>
      <w:r w:rsidRPr="00DA2B92">
        <w:rPr>
          <w:rFonts w:ascii="Times" w:hAnsi="Times"/>
          <w:color w:val="000000" w:themeColor="text1"/>
          <w:szCs w:val="28"/>
          <w:lang w:val="en-US" w:eastAsia="zh-CN"/>
        </w:rPr>
        <w:t>formal</w:t>
      </w:r>
      <w:proofErr w:type="gramEnd"/>
      <w:r w:rsidRPr="00DA2B92">
        <w:rPr>
          <w:rFonts w:ascii="Times" w:hAnsi="Times"/>
          <w:color w:val="000000" w:themeColor="text1"/>
          <w:szCs w:val="28"/>
          <w:lang w:val="en-US" w:eastAsia="zh-CN"/>
        </w:rPr>
        <w:t xml:space="preserve"> and rhythmic codes and cues of quiet? </w:t>
      </w:r>
      <w:proofErr w:type="spellStart"/>
      <w:r w:rsidRPr="00DA2B92">
        <w:rPr>
          <w:rFonts w:ascii="Times" w:hAnsi="Times"/>
          <w:i/>
          <w:iCs/>
          <w:color w:val="000000" w:themeColor="text1"/>
          <w:szCs w:val="28"/>
          <w:lang w:val="en-US" w:eastAsia="zh-CN"/>
        </w:rPr>
        <w:t>Shhhh</w:t>
      </w:r>
      <w:proofErr w:type="spellEnd"/>
      <w:r w:rsidRPr="00DA2B92">
        <w:rPr>
          <w:rFonts w:ascii="Times" w:hAnsi="Times"/>
          <w:color w:val="000000" w:themeColor="text1"/>
          <w:szCs w:val="28"/>
          <w:lang w:val="en-US" w:eastAsia="zh-CN"/>
        </w:rPr>
        <w:t xml:space="preserve">, </w:t>
      </w:r>
      <w:r w:rsidRPr="00DA2B92">
        <w:rPr>
          <w:rFonts w:ascii="Times" w:hAnsi="Times"/>
          <w:i/>
          <w:iCs/>
          <w:color w:val="000000" w:themeColor="text1"/>
          <w:szCs w:val="28"/>
          <w:lang w:val="en-US" w:eastAsia="zh-CN"/>
        </w:rPr>
        <w:t xml:space="preserve">hush, </w:t>
      </w:r>
      <w:r>
        <w:rPr>
          <w:rFonts w:ascii="Times" w:hAnsi="Times"/>
          <w:color w:val="000000" w:themeColor="text1"/>
          <w:szCs w:val="28"/>
          <w:lang w:val="en-US" w:eastAsia="zh-CN"/>
        </w:rPr>
        <w:t>ellipses</w:t>
      </w:r>
      <w:commentRangeStart w:id="16"/>
      <w:r w:rsidRPr="00DA2B92">
        <w:rPr>
          <w:rFonts w:ascii="Times" w:hAnsi="Times"/>
          <w:i/>
          <w:iCs/>
          <w:color w:val="000000" w:themeColor="text1"/>
          <w:szCs w:val="28"/>
          <w:lang w:val="en-US" w:eastAsia="zh-CN"/>
        </w:rPr>
        <w:t xml:space="preserve">… </w:t>
      </w:r>
      <w:commentRangeEnd w:id="16"/>
      <w:r>
        <w:commentReference w:id="16"/>
      </w:r>
      <w:r w:rsidRPr="00DA2B92">
        <w:rPr>
          <w:rFonts w:ascii="Times" w:hAnsi="Times"/>
          <w:color w:val="000000" w:themeColor="text1"/>
          <w:szCs w:val="28"/>
          <w:lang w:val="en-US" w:eastAsia="zh-CN"/>
        </w:rPr>
        <w:t xml:space="preserve"> what else? </w:t>
      </w:r>
    </w:p>
    <w:p w14:paraId="7221DD34" w14:textId="77777777" w:rsidR="00155984" w:rsidRPr="00DA2B92" w:rsidRDefault="00155984" w:rsidP="00155984">
      <w:pPr>
        <w:spacing w:line="360" w:lineRule="auto"/>
        <w:ind w:firstLine="360"/>
        <w:rPr>
          <w:rFonts w:ascii="Times" w:hAnsi="Times"/>
          <w:color w:val="000000" w:themeColor="text1"/>
          <w:szCs w:val="28"/>
          <w:shd w:val="clear" w:color="auto" w:fill="FFFFFF"/>
          <w:lang w:eastAsia="en-US"/>
        </w:rPr>
      </w:pPr>
    </w:p>
    <w:p w14:paraId="18301119" w14:textId="77777777" w:rsidR="00155984" w:rsidRDefault="00155984" w:rsidP="00155984">
      <w:pPr>
        <w:spacing w:line="360" w:lineRule="auto"/>
        <w:ind w:firstLine="720"/>
        <w:rPr>
          <w:rFonts w:ascii="Times" w:hAnsi="Times"/>
          <w:color w:val="000000" w:themeColor="text1"/>
          <w:szCs w:val="28"/>
        </w:rPr>
      </w:pPr>
    </w:p>
    <w:p w14:paraId="070CB3A4" w14:textId="77777777" w:rsidR="00155984" w:rsidRDefault="00155984" w:rsidP="00155984">
      <w:pPr>
        <w:spacing w:line="360" w:lineRule="auto"/>
        <w:rPr>
          <w:rFonts w:ascii="Times" w:hAnsi="Times"/>
          <w:color w:val="000000" w:themeColor="text1"/>
          <w:szCs w:val="28"/>
        </w:rPr>
      </w:pPr>
    </w:p>
    <w:p w14:paraId="0D545FF7" w14:textId="77777777" w:rsidR="00155984" w:rsidRPr="00DA2B92" w:rsidRDefault="00155984" w:rsidP="00155984">
      <w:pPr>
        <w:spacing w:line="360" w:lineRule="auto"/>
        <w:ind w:firstLine="720"/>
        <w:rPr>
          <w:rFonts w:ascii="Times" w:hAnsi="Times"/>
          <w:color w:val="000000" w:themeColor="text1"/>
          <w:szCs w:val="28"/>
        </w:rPr>
      </w:pPr>
    </w:p>
    <w:p w14:paraId="78F241D9" w14:textId="77777777" w:rsidR="00155984" w:rsidRPr="00DA2B92" w:rsidRDefault="00155984" w:rsidP="00155984">
      <w:pPr>
        <w:numPr>
          <w:ilvl w:val="0"/>
          <w:numId w:val="7"/>
        </w:numPr>
        <w:spacing w:line="360" w:lineRule="auto"/>
        <w:rPr>
          <w:rFonts w:ascii="Times" w:hAnsi="Times"/>
          <w:color w:val="000000" w:themeColor="text1"/>
          <w:szCs w:val="28"/>
        </w:rPr>
      </w:pPr>
      <w:r w:rsidRPr="00DA2B92">
        <w:rPr>
          <w:rFonts w:ascii="Times" w:hAnsi="Times"/>
          <w:color w:val="000000" w:themeColor="text1"/>
          <w:szCs w:val="28"/>
        </w:rPr>
        <w:t>Silent reading.</w:t>
      </w:r>
    </w:p>
    <w:p w14:paraId="00D507BD" w14:textId="77777777" w:rsidR="00155984" w:rsidRPr="00DA2B92" w:rsidRDefault="00155984" w:rsidP="00155984">
      <w:pPr>
        <w:spacing w:line="360" w:lineRule="auto"/>
        <w:rPr>
          <w:rFonts w:ascii="Times" w:hAnsi="Times"/>
          <w:color w:val="000000" w:themeColor="text1"/>
          <w:szCs w:val="28"/>
        </w:rPr>
      </w:pPr>
    </w:p>
    <w:p w14:paraId="07969257" w14:textId="77777777"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lang w:val="en-US" w:eastAsia="zh-CN"/>
        </w:rPr>
        <w:t xml:space="preserve">Coleridge was well known for reading his own poems aloud, and </w:t>
      </w:r>
      <w:r w:rsidRPr="00DA2B92">
        <w:rPr>
          <w:rFonts w:ascii="Times" w:hAnsi="Times"/>
          <w:color w:val="000000" w:themeColor="text1"/>
          <w:szCs w:val="28"/>
        </w:rPr>
        <w:t>of course when a poem is voiced</w:t>
      </w:r>
      <w:r>
        <w:rPr>
          <w:rFonts w:ascii="Times" w:hAnsi="Times"/>
          <w:color w:val="000000" w:themeColor="text1"/>
          <w:szCs w:val="28"/>
        </w:rPr>
        <w:t>,</w:t>
      </w:r>
      <w:r w:rsidRPr="00DA2B92">
        <w:rPr>
          <w:rFonts w:ascii="Times" w:hAnsi="Times"/>
          <w:color w:val="000000" w:themeColor="text1"/>
          <w:szCs w:val="28"/>
        </w:rPr>
        <w:t xml:space="preserve"> the reader can vary the volume as well as the pitch and tone, but </w:t>
      </w:r>
      <w:r>
        <w:rPr>
          <w:rFonts w:ascii="Times" w:hAnsi="Times"/>
          <w:color w:val="000000" w:themeColor="text1"/>
          <w:szCs w:val="28"/>
        </w:rPr>
        <w:t xml:space="preserve">usually </w:t>
      </w:r>
      <w:r w:rsidRPr="00DA2B92">
        <w:rPr>
          <w:rFonts w:ascii="Times" w:hAnsi="Times"/>
          <w:color w:val="000000" w:themeColor="text1"/>
          <w:szCs w:val="28"/>
        </w:rPr>
        <w:t xml:space="preserve">there is no direct </w:t>
      </w:r>
      <w:r w:rsidRPr="0079707D">
        <w:rPr>
          <w:rFonts w:ascii="Times" w:hAnsi="Times"/>
          <w:i/>
          <w:iCs/>
          <w:color w:val="000000" w:themeColor="text1"/>
          <w:szCs w:val="28"/>
        </w:rPr>
        <w:t>verbal</w:t>
      </w:r>
      <w:r w:rsidRPr="00DA2B92">
        <w:rPr>
          <w:rFonts w:ascii="Times" w:hAnsi="Times"/>
          <w:color w:val="000000" w:themeColor="text1"/>
          <w:szCs w:val="28"/>
        </w:rPr>
        <w:t xml:space="preserve"> cue</w:t>
      </w:r>
      <w:r>
        <w:rPr>
          <w:rFonts w:ascii="Times" w:hAnsi="Times"/>
          <w:color w:val="000000" w:themeColor="text1"/>
          <w:szCs w:val="28"/>
        </w:rPr>
        <w:t xml:space="preserve"> or instruction</w:t>
      </w:r>
      <w:r w:rsidRPr="00DA2B92">
        <w:rPr>
          <w:rFonts w:ascii="Times" w:hAnsi="Times"/>
          <w:color w:val="000000" w:themeColor="text1"/>
          <w:szCs w:val="28"/>
        </w:rPr>
        <w:t xml:space="preserve"> for this in </w:t>
      </w:r>
      <w:r>
        <w:rPr>
          <w:rFonts w:ascii="Times" w:hAnsi="Times"/>
          <w:color w:val="000000" w:themeColor="text1"/>
          <w:szCs w:val="28"/>
        </w:rPr>
        <w:t>the</w:t>
      </w:r>
      <w:r w:rsidRPr="00DA2B92">
        <w:rPr>
          <w:rFonts w:ascii="Times" w:hAnsi="Times"/>
          <w:color w:val="000000" w:themeColor="text1"/>
          <w:szCs w:val="28"/>
        </w:rPr>
        <w:t xml:space="preserve"> poem itself (as there sometimes is, say, in a play script, which</w:t>
      </w:r>
      <w:r>
        <w:rPr>
          <w:rFonts w:ascii="Times" w:hAnsi="Times"/>
          <w:color w:val="000000" w:themeColor="text1"/>
          <w:szCs w:val="28"/>
        </w:rPr>
        <w:t xml:space="preserve"> often gives</w:t>
      </w:r>
      <w:r w:rsidRPr="00DA2B92">
        <w:rPr>
          <w:rFonts w:ascii="Times" w:hAnsi="Times"/>
          <w:color w:val="000000" w:themeColor="text1"/>
          <w:szCs w:val="28"/>
        </w:rPr>
        <w:t xml:space="preserve"> the actor or reader </w:t>
      </w:r>
      <w:r>
        <w:rPr>
          <w:rFonts w:ascii="Times" w:hAnsi="Times"/>
          <w:color w:val="000000" w:themeColor="text1"/>
          <w:szCs w:val="28"/>
        </w:rPr>
        <w:t xml:space="preserve">performance and </w:t>
      </w:r>
      <w:r w:rsidRPr="00DA2B92">
        <w:rPr>
          <w:rFonts w:ascii="Times" w:hAnsi="Times"/>
          <w:color w:val="000000" w:themeColor="text1"/>
          <w:szCs w:val="28"/>
        </w:rPr>
        <w:t xml:space="preserve">stage directions). When he read his own poems </w:t>
      </w:r>
      <w:r>
        <w:rPr>
          <w:rFonts w:ascii="Times" w:hAnsi="Times"/>
          <w:color w:val="000000" w:themeColor="text1"/>
          <w:szCs w:val="28"/>
        </w:rPr>
        <w:t xml:space="preserve">aloud, </w:t>
      </w:r>
      <w:r w:rsidRPr="00DA2B92">
        <w:rPr>
          <w:rFonts w:ascii="Times" w:hAnsi="Times"/>
          <w:color w:val="000000" w:themeColor="text1"/>
          <w:szCs w:val="28"/>
        </w:rPr>
        <w:t>Coleridge</w:t>
      </w:r>
      <w:r>
        <w:rPr>
          <w:rFonts w:ascii="Times" w:hAnsi="Times"/>
          <w:color w:val="000000" w:themeColor="text1"/>
          <w:szCs w:val="28"/>
        </w:rPr>
        <w:t xml:space="preserve"> </w:t>
      </w:r>
      <w:r w:rsidRPr="00DA2B92">
        <w:rPr>
          <w:rFonts w:ascii="Times" w:hAnsi="Times"/>
          <w:color w:val="000000" w:themeColor="text1"/>
          <w:szCs w:val="28"/>
        </w:rPr>
        <w:t xml:space="preserve">could </w:t>
      </w:r>
      <w:r>
        <w:rPr>
          <w:rFonts w:ascii="Times" w:hAnsi="Times"/>
          <w:color w:val="000000" w:themeColor="text1"/>
          <w:szCs w:val="28"/>
        </w:rPr>
        <w:t xml:space="preserve">of course </w:t>
      </w:r>
      <w:r w:rsidRPr="00DA2B92">
        <w:rPr>
          <w:rFonts w:ascii="Times" w:hAnsi="Times"/>
          <w:color w:val="000000" w:themeColor="text1"/>
          <w:szCs w:val="28"/>
        </w:rPr>
        <w:t xml:space="preserve">vary the volume as he thought fitting.  </w:t>
      </w:r>
      <w:r>
        <w:rPr>
          <w:rFonts w:ascii="Times" w:hAnsi="Times"/>
          <w:color w:val="000000" w:themeColor="text1"/>
          <w:szCs w:val="28"/>
        </w:rPr>
        <w:t>But how could he communicate the appropriate dynamics to his readers?  And might they experience these shifts in volume during silent reading? A</w:t>
      </w:r>
      <w:r w:rsidRPr="00DA2B92">
        <w:rPr>
          <w:rFonts w:ascii="Times" w:hAnsi="Times"/>
          <w:color w:val="000000" w:themeColor="text1"/>
          <w:szCs w:val="28"/>
        </w:rPr>
        <w:t>lthough, as Lucy Newlyn has shown, “the practice of ‘reading aloud’</w:t>
      </w:r>
      <w:r>
        <w:rPr>
          <w:rFonts w:ascii="Times" w:hAnsi="Times"/>
          <w:color w:val="000000" w:themeColor="text1"/>
          <w:szCs w:val="28"/>
        </w:rPr>
        <w:t>”</w:t>
      </w:r>
      <w:commentRangeStart w:id="17"/>
      <w:r w:rsidRPr="00DA2B92">
        <w:rPr>
          <w:rFonts w:ascii="Times" w:hAnsi="Times"/>
          <w:color w:val="000000" w:themeColor="text1"/>
          <w:szCs w:val="28"/>
        </w:rPr>
        <w:t xml:space="preserve"> was </w:t>
      </w:r>
      <w:r>
        <w:rPr>
          <w:rFonts w:ascii="Times" w:hAnsi="Times"/>
          <w:color w:val="000000" w:themeColor="text1"/>
          <w:szCs w:val="28"/>
        </w:rPr>
        <w:t>“</w:t>
      </w:r>
      <w:r w:rsidRPr="00DA2B92">
        <w:rPr>
          <w:rFonts w:ascii="Times" w:hAnsi="Times"/>
          <w:color w:val="000000" w:themeColor="text1"/>
          <w:szCs w:val="28"/>
        </w:rPr>
        <w:t>a thriving one at the end of the eighteenth</w:t>
      </w:r>
      <w:r>
        <w:rPr>
          <w:rFonts w:ascii="Times" w:hAnsi="Times"/>
          <w:color w:val="000000" w:themeColor="text1"/>
          <w:szCs w:val="28"/>
        </w:rPr>
        <w:t xml:space="preserve"> </w:t>
      </w:r>
      <w:r w:rsidRPr="00DA2B92">
        <w:rPr>
          <w:rFonts w:ascii="Times" w:hAnsi="Times"/>
          <w:color w:val="000000" w:themeColor="text1"/>
          <w:szCs w:val="28"/>
        </w:rPr>
        <w:t>century” (Newlyn, 2003: 355), so</w:t>
      </w:r>
      <w:commentRangeEnd w:id="17"/>
      <w:r>
        <w:commentReference w:id="17"/>
      </w:r>
      <w:r w:rsidRPr="00DA2B92">
        <w:rPr>
          <w:rFonts w:ascii="Times" w:hAnsi="Times"/>
          <w:color w:val="000000" w:themeColor="text1"/>
          <w:szCs w:val="28"/>
        </w:rPr>
        <w:t xml:space="preserve"> too was silent reading.  Laura Mandell points out that </w:t>
      </w:r>
      <w:commentRangeStart w:id="18"/>
      <w:r w:rsidRPr="00DA2B92">
        <w:rPr>
          <w:rFonts w:ascii="Times" w:hAnsi="Times"/>
          <w:color w:val="000000" w:themeColor="text1"/>
          <w:szCs w:val="28"/>
        </w:rPr>
        <w:t>Romantic poets expected their poems to be read in silence, and that despite Wordsworth’s “love of reading-and-writing aloud and performing his poetry, nonetheless Wordsworth knew that most would encounter it as silent and graphic. Blake, too, could not mistake the essential noiselessness of his prints”</w:t>
      </w:r>
      <w:r>
        <w:rPr>
          <w:rFonts w:ascii="Times" w:hAnsi="Times"/>
          <w:color w:val="000000" w:themeColor="text1"/>
          <w:szCs w:val="28"/>
        </w:rPr>
        <w:t xml:space="preserve"> (Mandell, 2007: 220). </w:t>
      </w:r>
      <w:r w:rsidRPr="00DA2B92">
        <w:rPr>
          <w:rFonts w:ascii="Times" w:hAnsi="Times"/>
          <w:color w:val="000000" w:themeColor="text1"/>
          <w:szCs w:val="28"/>
        </w:rPr>
        <w:t xml:space="preserve"> She goes on to argue that “their poems thematised their own soundlessness while offering compensatory </w:t>
      </w:r>
      <w:proofErr w:type="gramStart"/>
      <w:r w:rsidRPr="00DA2B92">
        <w:rPr>
          <w:rFonts w:ascii="Times" w:hAnsi="Times"/>
          <w:color w:val="000000" w:themeColor="text1"/>
          <w:szCs w:val="28"/>
        </w:rPr>
        <w:t>images”</w:t>
      </w:r>
      <w:r>
        <w:rPr>
          <w:rFonts w:ascii="Times" w:hAnsi="Times"/>
          <w:color w:val="000000" w:themeColor="text1"/>
          <w:szCs w:val="28"/>
        </w:rPr>
        <w:t>(</w:t>
      </w:r>
      <w:proofErr w:type="gramEnd"/>
      <w:r>
        <w:rPr>
          <w:rFonts w:ascii="Times" w:hAnsi="Times"/>
          <w:color w:val="000000" w:themeColor="text1"/>
          <w:szCs w:val="28"/>
        </w:rPr>
        <w:t xml:space="preserve">Mandell, 2007: 220). </w:t>
      </w:r>
      <w:commentRangeEnd w:id="18"/>
      <w:r>
        <w:commentReference w:id="18"/>
      </w:r>
      <w:r w:rsidRPr="00DA2B92">
        <w:rPr>
          <w:rFonts w:ascii="Times" w:hAnsi="Times"/>
          <w:color w:val="000000" w:themeColor="text1"/>
          <w:szCs w:val="28"/>
        </w:rPr>
        <w:t>And yet the poems, read in silence, are not, perhaps, entirely soundless.</w:t>
      </w:r>
    </w:p>
    <w:p w14:paraId="3678BB52" w14:textId="77777777" w:rsidR="00155984" w:rsidRPr="00DA2B92" w:rsidRDefault="00155984" w:rsidP="00155984">
      <w:pPr>
        <w:spacing w:line="360" w:lineRule="auto"/>
        <w:ind w:firstLine="720"/>
        <w:rPr>
          <w:rFonts w:ascii="Times" w:hAnsi="Times"/>
          <w:color w:val="000000" w:themeColor="text1"/>
          <w:szCs w:val="28"/>
        </w:rPr>
      </w:pPr>
      <w:r>
        <w:rPr>
          <w:rFonts w:ascii="Times" w:hAnsi="Times"/>
          <w:color w:val="000000" w:themeColor="text1"/>
          <w:szCs w:val="28"/>
        </w:rPr>
        <w:t>E</w:t>
      </w:r>
      <w:r w:rsidRPr="00DA2B92">
        <w:rPr>
          <w:rFonts w:ascii="Times" w:hAnsi="Times"/>
          <w:color w:val="000000" w:themeColor="text1"/>
          <w:szCs w:val="28"/>
        </w:rPr>
        <w:t>ffect</w:t>
      </w:r>
      <w:r>
        <w:rPr>
          <w:rFonts w:ascii="Times" w:hAnsi="Times"/>
          <w:color w:val="000000" w:themeColor="text1"/>
          <w:szCs w:val="28"/>
        </w:rPr>
        <w:t>s</w:t>
      </w:r>
      <w:r w:rsidRPr="00DA2B92">
        <w:rPr>
          <w:rFonts w:ascii="Times" w:hAnsi="Times"/>
          <w:color w:val="000000" w:themeColor="text1"/>
          <w:szCs w:val="28"/>
        </w:rPr>
        <w:t xml:space="preserve"> or impression</w:t>
      </w:r>
      <w:r>
        <w:rPr>
          <w:rFonts w:ascii="Times" w:hAnsi="Times"/>
          <w:color w:val="000000" w:themeColor="text1"/>
          <w:szCs w:val="28"/>
        </w:rPr>
        <w:t>s</w:t>
      </w:r>
      <w:r w:rsidRPr="00DA2B92">
        <w:rPr>
          <w:rFonts w:ascii="Times" w:hAnsi="Times"/>
          <w:color w:val="000000" w:themeColor="text1"/>
          <w:szCs w:val="28"/>
        </w:rPr>
        <w:t xml:space="preserve"> of sound and volume can be experienced when a poem is read in silence. There is also the possibility of an imagined listening.  Lyric poems can have their own </w:t>
      </w:r>
      <w:proofErr w:type="spellStart"/>
      <w:r w:rsidRPr="00DA2B92">
        <w:rPr>
          <w:rFonts w:ascii="Times" w:hAnsi="Times"/>
          <w:color w:val="000000" w:themeColor="text1"/>
          <w:szCs w:val="28"/>
        </w:rPr>
        <w:t>inscripted</w:t>
      </w:r>
      <w:proofErr w:type="spellEnd"/>
      <w:r w:rsidRPr="00DA2B92">
        <w:rPr>
          <w:rFonts w:ascii="Times" w:hAnsi="Times"/>
          <w:color w:val="000000" w:themeColor="text1"/>
          <w:szCs w:val="28"/>
        </w:rPr>
        <w:t xml:space="preserve"> codes and cues for volume and dynamics, ways of suggesting and registering shifts between loud and soft, sound effects which we experience even when we read in silence. And these differences in volume are expressed or suggested in various ways, in and through rhythm, vocabulary and lineation.  The question of what volume means in relation to a poem is worth exploring further. If, according to</w:t>
      </w:r>
      <w:r>
        <w:rPr>
          <w:rFonts w:ascii="Times" w:hAnsi="Times"/>
          <w:color w:val="000000" w:themeColor="text1"/>
          <w:szCs w:val="28"/>
        </w:rPr>
        <w:t xml:space="preserve"> the Anthony Ashley Cooper, third Earl of</w:t>
      </w:r>
      <w:r w:rsidRPr="00DA2B92">
        <w:rPr>
          <w:rFonts w:ascii="Times" w:hAnsi="Times"/>
          <w:color w:val="000000" w:themeColor="text1"/>
          <w:szCs w:val="28"/>
        </w:rPr>
        <w:t xml:space="preserve"> Shaftesbury, certain colours were “quiet</w:t>
      </w:r>
      <w:commentRangeStart w:id="19"/>
      <w:r w:rsidRPr="00DA2B92">
        <w:rPr>
          <w:rFonts w:ascii="Times" w:hAnsi="Times"/>
          <w:color w:val="000000" w:themeColor="text1"/>
          <w:szCs w:val="28"/>
        </w:rPr>
        <w:t>” (</w:t>
      </w:r>
      <w:r w:rsidRPr="00364C6A">
        <w:rPr>
          <w:rFonts w:ascii="Times" w:hAnsi="Times"/>
          <w:iCs/>
          <w:color w:val="000000" w:themeColor="text1"/>
          <w:szCs w:val="28"/>
        </w:rPr>
        <w:t>Shaftesbury</w:t>
      </w:r>
      <w:r>
        <w:rPr>
          <w:rFonts w:ascii="Times" w:hAnsi="Times"/>
          <w:i/>
          <w:iCs/>
          <w:color w:val="000000" w:themeColor="text1"/>
          <w:szCs w:val="28"/>
        </w:rPr>
        <w:t xml:space="preserve">, </w:t>
      </w:r>
      <w:r>
        <w:rPr>
          <w:rFonts w:ascii="Times" w:hAnsi="Times"/>
          <w:iCs/>
          <w:color w:val="000000" w:themeColor="text1"/>
          <w:szCs w:val="28"/>
        </w:rPr>
        <w:t>1711: vol. 3, 313</w:t>
      </w:r>
      <w:r w:rsidRPr="00DA2B92">
        <w:rPr>
          <w:rFonts w:ascii="Times" w:hAnsi="Times"/>
          <w:color w:val="000000" w:themeColor="text1"/>
          <w:szCs w:val="28"/>
        </w:rPr>
        <w:t xml:space="preserve">), </w:t>
      </w:r>
      <w:commentRangeEnd w:id="19"/>
      <w:r>
        <w:commentReference w:id="19"/>
      </w:r>
      <w:r w:rsidRPr="00DA2B92">
        <w:rPr>
          <w:rFonts w:ascii="Times" w:hAnsi="Times"/>
          <w:color w:val="000000" w:themeColor="text1"/>
          <w:szCs w:val="28"/>
        </w:rPr>
        <w:t xml:space="preserve">perhaps a poet </w:t>
      </w:r>
      <w:r w:rsidRPr="00DA2B92">
        <w:rPr>
          <w:rFonts w:ascii="Times" w:hAnsi="Times"/>
          <w:color w:val="000000" w:themeColor="text1"/>
          <w:szCs w:val="28"/>
        </w:rPr>
        <w:lastRenderedPageBreak/>
        <w:t>could also produce effects of quiet or loudness in words, rhythms, and spatial patterns on the printed page.</w:t>
      </w:r>
      <w:r w:rsidRPr="00DA2B92">
        <w:rPr>
          <w:rStyle w:val="EndnoteReference"/>
          <w:rFonts w:ascii="Times" w:hAnsi="Times"/>
          <w:color w:val="000000" w:themeColor="text1"/>
          <w:szCs w:val="28"/>
        </w:rPr>
        <w:t xml:space="preserve"> . </w:t>
      </w:r>
      <w:commentRangeStart w:id="20"/>
      <w:commentRangeStart w:id="21"/>
      <w:r w:rsidRPr="00DA2B92">
        <w:rPr>
          <w:rFonts w:ascii="Times" w:hAnsi="Times"/>
          <w:color w:val="000000" w:themeColor="text1"/>
          <w:szCs w:val="28"/>
        </w:rPr>
        <w:t xml:space="preserve">And this experience of sound puts pressure on the very idea of ‘silent reading’ itself. </w:t>
      </w:r>
      <w:commentRangeEnd w:id="20"/>
      <w:r>
        <w:commentReference w:id="20"/>
      </w:r>
      <w:commentRangeEnd w:id="21"/>
      <w:r>
        <w:commentReference w:id="21"/>
      </w:r>
    </w:p>
    <w:p w14:paraId="50B7021B" w14:textId="5B732CF9"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shd w:val="clear" w:color="auto" w:fill="FFFFFF"/>
        </w:rPr>
        <w:t>The expansion of print, according to Walter Ong’s well-known thesis, produced a shift from oral reading aloud to quiet and then silent reading</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Print, he claimed, was one factor in the creation of privacy in modern society, and, he argues, the production of books that were “smaller and more portable than those common in manuscript culture” set the stage “psychologically for solo reading in a quiet corner, and eventually for completely silent reading” (Walter Ong, 1982</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131).  </w:t>
      </w:r>
      <w:r w:rsidR="00D533F7">
        <w:rPr>
          <w:rFonts w:ascii="Times" w:hAnsi="Times"/>
          <w:color w:val="000000" w:themeColor="text1"/>
          <w:szCs w:val="28"/>
          <w:shd w:val="clear" w:color="auto" w:fill="FFFFFF"/>
        </w:rPr>
        <w:t xml:space="preserve">It should be noted that </w:t>
      </w:r>
      <w:r w:rsidR="00D533F7" w:rsidRPr="00770F6D">
        <w:rPr>
          <w:rFonts w:ascii="Times" w:hAnsi="Times"/>
          <w:color w:val="000000" w:themeColor="text1"/>
          <w:szCs w:val="28"/>
          <w:shd w:val="clear" w:color="auto" w:fill="FFFFFF"/>
        </w:rPr>
        <w:t xml:space="preserve">silent reading in the West </w:t>
      </w:r>
      <w:r w:rsidR="0043333A">
        <w:rPr>
          <w:rFonts w:ascii="Times" w:hAnsi="Times"/>
          <w:color w:val="000000" w:themeColor="text1"/>
          <w:szCs w:val="28"/>
          <w:shd w:val="clear" w:color="auto" w:fill="FFFFFF"/>
        </w:rPr>
        <w:t xml:space="preserve">long precedes the invention of print, and </w:t>
      </w:r>
      <w:r w:rsidR="00D533F7" w:rsidRPr="00770F6D">
        <w:rPr>
          <w:rFonts w:ascii="Times" w:hAnsi="Times"/>
          <w:color w:val="000000" w:themeColor="text1"/>
          <w:szCs w:val="28"/>
          <w:shd w:val="clear" w:color="auto" w:fill="FFFFFF"/>
        </w:rPr>
        <w:t xml:space="preserve">is recorded by 400 CE, in Augustine’s famous comments on Ambrose, archbishop of Milan, in </w:t>
      </w:r>
      <w:r w:rsidR="00D533F7" w:rsidRPr="00770F6D">
        <w:rPr>
          <w:rFonts w:ascii="Times" w:hAnsi="Times"/>
          <w:i/>
          <w:iCs/>
          <w:color w:val="000000" w:themeColor="text1"/>
          <w:szCs w:val="28"/>
          <w:shd w:val="clear" w:color="auto" w:fill="FFFFFF"/>
        </w:rPr>
        <w:t>Confessions</w:t>
      </w:r>
      <w:r w:rsidR="00D533F7" w:rsidRPr="00770F6D">
        <w:rPr>
          <w:rFonts w:ascii="Times" w:hAnsi="Times"/>
          <w:color w:val="000000" w:themeColor="text1"/>
          <w:szCs w:val="28"/>
          <w:shd w:val="clear" w:color="auto" w:fill="FFFFFF"/>
        </w:rPr>
        <w:t xml:space="preserve"> 6.3.3.</w:t>
      </w:r>
      <w:r w:rsidRPr="00DA2B92">
        <w:rPr>
          <w:rFonts w:ascii="Times" w:hAnsi="Times"/>
          <w:color w:val="000000" w:themeColor="text1"/>
          <w:szCs w:val="28"/>
        </w:rPr>
        <w:t xml:space="preserve">  </w:t>
      </w:r>
      <w:r w:rsidR="00D533F7">
        <w:rPr>
          <w:rFonts w:ascii="Times" w:hAnsi="Times"/>
          <w:color w:val="000000" w:themeColor="text1"/>
          <w:szCs w:val="28"/>
        </w:rPr>
        <w:t>And that Ong’s</w:t>
      </w:r>
      <w:r w:rsidRPr="00DA2B92">
        <w:rPr>
          <w:rFonts w:ascii="Times" w:hAnsi="Times"/>
          <w:color w:val="000000" w:themeColor="text1"/>
          <w:szCs w:val="28"/>
        </w:rPr>
        <w:t xml:space="preserve"> description of print as a kind of silencing medium does not account for the various kinds of sound which print can embody. Perhaps, as Steven Connor suggests, “the move from sounded to silent reading” was not:</w:t>
      </w:r>
    </w:p>
    <w:p w14:paraId="17D8A8B7" w14:textId="77777777" w:rsidR="00155984" w:rsidRPr="00DA2B92" w:rsidRDefault="00155984" w:rsidP="00155984">
      <w:pPr>
        <w:ind w:left="720"/>
        <w:rPr>
          <w:rFonts w:ascii="Times" w:hAnsi="Times"/>
          <w:color w:val="000000" w:themeColor="text1"/>
          <w:szCs w:val="28"/>
          <w:shd w:val="clear" w:color="auto" w:fill="FFFFFF"/>
        </w:rPr>
      </w:pPr>
      <w:r w:rsidRPr="00DA2B92">
        <w:rPr>
          <w:rFonts w:ascii="Times" w:hAnsi="Times"/>
          <w:color w:val="000000" w:themeColor="text1"/>
          <w:szCs w:val="28"/>
        </w:rPr>
        <w:t>simply a move from noise to quiet. Rather, perhaps, it is a move from one kind of sound to another …</w:t>
      </w:r>
      <w:r w:rsidRPr="00DA2B92">
        <w:rPr>
          <w:rFonts w:ascii="Times" w:hAnsi="Times"/>
          <w:b/>
          <w:bCs/>
          <w:color w:val="000000" w:themeColor="text1"/>
          <w:szCs w:val="28"/>
        </w:rPr>
        <w:t xml:space="preserve"> </w:t>
      </w:r>
      <w:r w:rsidRPr="00DA2B92">
        <w:rPr>
          <w:rFonts w:ascii="Times" w:hAnsi="Times"/>
          <w:color w:val="000000" w:themeColor="text1"/>
          <w:szCs w:val="28"/>
        </w:rPr>
        <w:t>The increasing commonness of silent reading is to be regarded therefore, not as the simple turning down of sound, but as the creation of a more complex space of inner resounding. (Steven Connor, 2014</w:t>
      </w:r>
      <w:r>
        <w:rPr>
          <w:rFonts w:ascii="Times" w:hAnsi="Times"/>
          <w:color w:val="000000" w:themeColor="text1"/>
          <w:szCs w:val="28"/>
        </w:rPr>
        <w:t>:</w:t>
      </w:r>
      <w:r w:rsidRPr="00DA2B92">
        <w:rPr>
          <w:rFonts w:ascii="Times" w:hAnsi="Times"/>
          <w:color w:val="000000" w:themeColor="text1"/>
          <w:szCs w:val="28"/>
        </w:rPr>
        <w:t xml:space="preserve"> 106, 109) </w:t>
      </w:r>
      <w:r w:rsidRPr="00DA2B92">
        <w:rPr>
          <w:rFonts w:ascii="Times" w:hAnsi="Times"/>
          <w:color w:val="000000" w:themeColor="text1"/>
          <w:szCs w:val="28"/>
          <w:shd w:val="clear" w:color="auto" w:fill="FFFFFF"/>
        </w:rPr>
        <w:t xml:space="preserve"> </w:t>
      </w:r>
    </w:p>
    <w:p w14:paraId="6DCD4553" w14:textId="77777777" w:rsidR="00155984" w:rsidRPr="00DA2B92" w:rsidRDefault="00155984" w:rsidP="00155984">
      <w:pPr>
        <w:ind w:left="720"/>
        <w:rPr>
          <w:rFonts w:ascii="Times" w:hAnsi="Times"/>
          <w:color w:val="000000" w:themeColor="text1"/>
          <w:szCs w:val="28"/>
          <w:shd w:val="clear" w:color="auto" w:fill="FFFFFF"/>
        </w:rPr>
      </w:pPr>
    </w:p>
    <w:p w14:paraId="76E980FA" w14:textId="77777777"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shd w:val="clear" w:color="auto" w:fill="FFFFFF"/>
        </w:rPr>
        <w:t>To push this further we might ask whether these “spaces of inner resounding” might vary according to genre. Perhaps Lyric enables and produces distinct kinds of aural and acoustic “spaces”, distinct possibilities for inner resounding. We might ask whether Romantic lyric is quieter than other genres or sub-genres, than declamatory neoclassical lyric, say, or than epic or satire. Perhaps the intimate occasion of certain lyric poems itself implies a dynamic of performance, that it be read in a quieter voice than a poem in another genre.  Lyric, I want to argue, invites a particular kind of listening, and</w:t>
      </w:r>
      <w:r>
        <w:rPr>
          <w:rFonts w:ascii="Times" w:hAnsi="Times"/>
          <w:color w:val="000000" w:themeColor="text1"/>
          <w:szCs w:val="28"/>
          <w:shd w:val="clear" w:color="auto" w:fill="FFFFFF"/>
        </w:rPr>
        <w:t xml:space="preserve"> in the Romantic period</w:t>
      </w:r>
      <w:r w:rsidRPr="00DA2B92">
        <w:rPr>
          <w:rFonts w:ascii="Times" w:hAnsi="Times"/>
          <w:color w:val="000000" w:themeColor="text1"/>
          <w:szCs w:val="28"/>
          <w:shd w:val="clear" w:color="auto" w:fill="FFFFFF"/>
        </w:rPr>
        <w:t xml:space="preserve"> this listening was inflected by historical contingencies in musical notation, book publication, and reading practices.  The way volume was heard, and indeed the volume of poetry was recognised and interpreted, changed in the Romantic period. And perhaps one reason for this was that during this period a historical juncture between oral and silent reading was especially significant and pronounced. </w:t>
      </w:r>
    </w:p>
    <w:p w14:paraId="7705F286" w14:textId="77777777" w:rsidR="00155984" w:rsidRDefault="00155984" w:rsidP="00155984">
      <w:pPr>
        <w:spacing w:line="360" w:lineRule="auto"/>
        <w:ind w:firstLine="720"/>
        <w:rPr>
          <w:rFonts w:ascii="Times" w:hAnsi="Times"/>
          <w:color w:val="000000" w:themeColor="text1"/>
          <w:szCs w:val="28"/>
          <w:u w:val="single"/>
          <w:shd w:val="clear" w:color="auto" w:fill="FFFFFF"/>
        </w:rPr>
      </w:pPr>
      <w:r>
        <w:rPr>
          <w:rFonts w:ascii="Times" w:hAnsi="Times"/>
          <w:color w:val="000000" w:themeColor="text1"/>
          <w:szCs w:val="28"/>
        </w:rPr>
        <w:t xml:space="preserve">In </w:t>
      </w:r>
      <w:r>
        <w:rPr>
          <w:rFonts w:ascii="Times" w:hAnsi="Times"/>
          <w:i/>
          <w:iCs/>
          <w:color w:val="000000" w:themeColor="text1"/>
          <w:szCs w:val="28"/>
        </w:rPr>
        <w:t>Discourse Networks 1800/</w:t>
      </w:r>
      <w:r w:rsidRPr="00364C6A">
        <w:rPr>
          <w:rFonts w:ascii="Times" w:hAnsi="Times"/>
          <w:color w:val="000000" w:themeColor="text1"/>
          <w:szCs w:val="28"/>
        </w:rPr>
        <w:t>1900</w:t>
      </w:r>
      <w:r>
        <w:rPr>
          <w:rFonts w:ascii="Times" w:hAnsi="Times"/>
          <w:color w:val="000000" w:themeColor="text1"/>
          <w:szCs w:val="28"/>
        </w:rPr>
        <w:t xml:space="preserve"> (1990), </w:t>
      </w:r>
      <w:r w:rsidRPr="00F2406E">
        <w:rPr>
          <w:rFonts w:ascii="Times" w:hAnsi="Times"/>
          <w:color w:val="000000" w:themeColor="text1"/>
          <w:szCs w:val="28"/>
        </w:rPr>
        <w:t>Friedrich</w:t>
      </w:r>
      <w:r w:rsidRPr="00DA2B92">
        <w:rPr>
          <w:rFonts w:ascii="Times" w:hAnsi="Times"/>
          <w:color w:val="000000" w:themeColor="text1"/>
          <w:szCs w:val="28"/>
        </w:rPr>
        <w:t xml:space="preserve"> Kittler famously suggested that reading after 1800 was shaped</w:t>
      </w:r>
      <w:r>
        <w:rPr>
          <w:rFonts w:ascii="Times" w:hAnsi="Times"/>
          <w:color w:val="000000" w:themeColor="text1"/>
          <w:szCs w:val="28"/>
        </w:rPr>
        <w:t>, Steven Connor explains, by</w:t>
      </w:r>
      <w:r w:rsidRPr="00DA2B92">
        <w:rPr>
          <w:rFonts w:ascii="Times" w:hAnsi="Times"/>
          <w:color w:val="000000" w:themeColor="text1"/>
          <w:szCs w:val="28"/>
        </w:rPr>
        <w:t xml:space="preserve"> </w:t>
      </w:r>
      <w:r>
        <w:rPr>
          <w:rFonts w:ascii="Times" w:hAnsi="Times"/>
          <w:color w:val="000000" w:themeColor="text1"/>
          <w:szCs w:val="28"/>
        </w:rPr>
        <w:t>t</w:t>
      </w:r>
      <w:r w:rsidRPr="00DA2B92">
        <w:rPr>
          <w:rFonts w:ascii="Times" w:hAnsi="Times"/>
          <w:color w:val="000000" w:themeColor="text1"/>
          <w:szCs w:val="28"/>
        </w:rPr>
        <w:t xml:space="preserve">he “principle of what might be called </w:t>
      </w:r>
      <w:proofErr w:type="spellStart"/>
      <w:r w:rsidRPr="00DA2B92">
        <w:rPr>
          <w:rFonts w:ascii="Times" w:hAnsi="Times"/>
          <w:color w:val="000000" w:themeColor="text1"/>
          <w:szCs w:val="28"/>
        </w:rPr>
        <w:t>orali</w:t>
      </w:r>
      <w:r>
        <w:rPr>
          <w:rFonts w:ascii="Times" w:hAnsi="Times"/>
          <w:color w:val="000000" w:themeColor="text1"/>
          <w:szCs w:val="28"/>
        </w:rPr>
        <w:t>z</w:t>
      </w:r>
      <w:r w:rsidRPr="00DA2B92">
        <w:rPr>
          <w:rFonts w:ascii="Times" w:hAnsi="Times"/>
          <w:color w:val="000000" w:themeColor="text1"/>
          <w:szCs w:val="28"/>
        </w:rPr>
        <w:t>ed</w:t>
      </w:r>
      <w:proofErr w:type="spellEnd"/>
      <w:r w:rsidRPr="00DA2B92">
        <w:rPr>
          <w:rFonts w:ascii="Times" w:hAnsi="Times"/>
          <w:color w:val="000000" w:themeColor="text1"/>
          <w:szCs w:val="28"/>
        </w:rPr>
        <w:t xml:space="preserve"> writing,”</w:t>
      </w:r>
      <w:r>
        <w:rPr>
          <w:rFonts w:ascii="Times" w:hAnsi="Times"/>
          <w:color w:val="000000" w:themeColor="text1"/>
          <w:szCs w:val="28"/>
        </w:rPr>
        <w:t xml:space="preserve"> (Steven Connor, 2015: 128) </w:t>
      </w:r>
      <w:r w:rsidRPr="00DA2B92">
        <w:rPr>
          <w:rFonts w:ascii="Times" w:hAnsi="Times"/>
          <w:color w:val="000000" w:themeColor="text1"/>
          <w:szCs w:val="28"/>
        </w:rPr>
        <w:t>what Connor</w:t>
      </w:r>
      <w:r>
        <w:rPr>
          <w:rFonts w:ascii="Times" w:hAnsi="Times"/>
          <w:color w:val="000000" w:themeColor="text1"/>
          <w:szCs w:val="28"/>
        </w:rPr>
        <w:t xml:space="preserve"> </w:t>
      </w:r>
      <w:r w:rsidRPr="00DA2B92">
        <w:rPr>
          <w:rFonts w:ascii="Times" w:hAnsi="Times"/>
          <w:color w:val="000000" w:themeColor="text1"/>
          <w:szCs w:val="28"/>
        </w:rPr>
        <w:t>calls a “consensual hallucinatio</w:t>
      </w:r>
      <w:r>
        <w:rPr>
          <w:rFonts w:ascii="Times" w:hAnsi="Times"/>
          <w:color w:val="000000" w:themeColor="text1"/>
          <w:szCs w:val="28"/>
        </w:rPr>
        <w:t xml:space="preserve">n, namely </w:t>
      </w:r>
      <w:r w:rsidRPr="00DA2B92">
        <w:rPr>
          <w:rFonts w:ascii="Times" w:hAnsi="Times"/>
          <w:color w:val="000000" w:themeColor="text1"/>
          <w:szCs w:val="28"/>
        </w:rPr>
        <w:t xml:space="preserve"> the capacity for a kind of ‘</w:t>
      </w:r>
      <w:proofErr w:type="spellStart"/>
      <w:r w:rsidRPr="00DA2B92">
        <w:rPr>
          <w:rFonts w:ascii="Times" w:hAnsi="Times"/>
          <w:color w:val="000000" w:themeColor="text1"/>
          <w:szCs w:val="28"/>
        </w:rPr>
        <w:t>earsight</w:t>
      </w:r>
      <w:proofErr w:type="spellEnd"/>
      <w:r w:rsidRPr="00DA2B92">
        <w:rPr>
          <w:rFonts w:ascii="Times" w:hAnsi="Times"/>
          <w:color w:val="000000" w:themeColor="text1"/>
          <w:szCs w:val="28"/>
        </w:rPr>
        <w:t>’ or ‘</w:t>
      </w:r>
      <w:proofErr w:type="spellStart"/>
      <w:r w:rsidRPr="00DA2B92">
        <w:rPr>
          <w:rFonts w:ascii="Times" w:hAnsi="Times"/>
          <w:color w:val="000000" w:themeColor="text1"/>
          <w:szCs w:val="28"/>
        </w:rPr>
        <w:t>hearsight</w:t>
      </w:r>
      <w:proofErr w:type="spellEnd"/>
      <w:r w:rsidRPr="00DA2B92">
        <w:rPr>
          <w:rFonts w:ascii="Times" w:hAnsi="Times"/>
          <w:color w:val="000000" w:themeColor="text1"/>
          <w:szCs w:val="28"/>
        </w:rPr>
        <w:t xml:space="preserve">’ that allows one to </w:t>
      </w:r>
      <w:r w:rsidRPr="00DA2B92">
        <w:rPr>
          <w:rFonts w:ascii="Times" w:hAnsi="Times"/>
          <w:color w:val="000000" w:themeColor="text1"/>
          <w:szCs w:val="28"/>
        </w:rPr>
        <w:lastRenderedPageBreak/>
        <w:t>mistake writing for voice, to imagine that writing is everywhere suffused with the most intimate and expressive accents of the voice”</w:t>
      </w:r>
      <w:r>
        <w:rPr>
          <w:rFonts w:ascii="Times" w:hAnsi="Times"/>
          <w:color w:val="000000" w:themeColor="text1"/>
          <w:szCs w:val="28"/>
        </w:rPr>
        <w:t xml:space="preserve"> (Steven Connor, 2015: 129). </w:t>
      </w:r>
      <w:r w:rsidRPr="00DA2B92">
        <w:rPr>
          <w:rFonts w:ascii="Times" w:hAnsi="Times"/>
          <w:color w:val="000000" w:themeColor="text1"/>
          <w:szCs w:val="28"/>
        </w:rPr>
        <w:t xml:space="preserve"> But if print could express, silently, the </w:t>
      </w:r>
      <w:r w:rsidRPr="00DA2B92">
        <w:rPr>
          <w:rFonts w:ascii="Times" w:hAnsi="Times"/>
          <w:i/>
          <w:iCs/>
          <w:color w:val="000000" w:themeColor="text1"/>
          <w:szCs w:val="28"/>
        </w:rPr>
        <w:t xml:space="preserve">accents </w:t>
      </w:r>
      <w:r w:rsidRPr="00DA2B92">
        <w:rPr>
          <w:rFonts w:ascii="Times" w:hAnsi="Times"/>
          <w:color w:val="000000" w:themeColor="text1"/>
          <w:szCs w:val="28"/>
        </w:rPr>
        <w:t xml:space="preserve">of voice, it could also register the </w:t>
      </w:r>
      <w:r w:rsidRPr="00DA2B92">
        <w:rPr>
          <w:rFonts w:ascii="Times" w:hAnsi="Times"/>
          <w:i/>
          <w:iCs/>
          <w:color w:val="000000" w:themeColor="text1"/>
          <w:szCs w:val="28"/>
        </w:rPr>
        <w:t>dynamics</w:t>
      </w:r>
      <w:r w:rsidRPr="00DA2B92">
        <w:rPr>
          <w:rFonts w:ascii="Times" w:hAnsi="Times"/>
          <w:color w:val="000000" w:themeColor="text1"/>
          <w:szCs w:val="28"/>
        </w:rPr>
        <w:t xml:space="preserve"> of voice, and descriptions of sound in the poem itself.  Dynamics are a feature of accent, but accent is not the only way dynamics are expressed. A printed poem can also convey shifts between loud and soft on the page, for example, such as a gradual quietening. And such shifts are not only descriptive but can also be mimetic of what is described. They can register effects of intimacy and musical and rhetorical patterns of expression. The question of how a poem might register these shifts and gradations in and of sound took particular inflection and emphasis in the Romantic period not only because of shifting reading practices but also because of a</w:t>
      </w:r>
      <w:r w:rsidRPr="00DA2B92">
        <w:rPr>
          <w:rFonts w:ascii="Times" w:hAnsi="Times"/>
          <w:color w:val="000000" w:themeColor="text1"/>
          <w:szCs w:val="28"/>
          <w:shd w:val="clear" w:color="auto" w:fill="FFFFFF"/>
        </w:rPr>
        <w:t xml:space="preserve"> growing </w:t>
      </w:r>
      <w:r>
        <w:rPr>
          <w:rFonts w:ascii="Times" w:hAnsi="Times"/>
          <w:color w:val="000000" w:themeColor="text1"/>
          <w:szCs w:val="28"/>
          <w:shd w:val="clear" w:color="auto" w:fill="FFFFFF"/>
        </w:rPr>
        <w:t>curiosity about</w:t>
      </w:r>
      <w:r w:rsidRPr="00DA2B92">
        <w:rPr>
          <w:rFonts w:ascii="Times" w:hAnsi="Times"/>
          <w:color w:val="000000" w:themeColor="text1"/>
          <w:szCs w:val="28"/>
          <w:shd w:val="clear" w:color="auto" w:fill="FFFFFF"/>
        </w:rPr>
        <w:t xml:space="preserve"> the developing science and technologies of sound transmission, such as the stethoscope and microphone,</w:t>
      </w:r>
      <w:r>
        <w:rPr>
          <w:rFonts w:ascii="Times" w:hAnsi="Times"/>
          <w:color w:val="000000" w:themeColor="text1"/>
          <w:szCs w:val="28"/>
          <w:shd w:val="clear" w:color="auto" w:fill="FFFFFF"/>
        </w:rPr>
        <w:t xml:space="preserve"> a</w:t>
      </w:r>
      <w:r>
        <w:rPr>
          <w:rFonts w:ascii="Times" w:hAnsi="Times"/>
          <w:color w:val="000000" w:themeColor="text1"/>
          <w:shd w:val="clear" w:color="auto" w:fill="FFFFFF"/>
        </w:rPr>
        <w:t>nd,</w:t>
      </w:r>
      <w:r w:rsidRPr="00943E97">
        <w:rPr>
          <w:rFonts w:ascii="Times" w:hAnsi="Times"/>
          <w:color w:val="000000" w:themeColor="text1"/>
          <w:shd w:val="clear" w:color="auto" w:fill="FFFFFF"/>
        </w:rPr>
        <w:t xml:space="preserve"> later in the nineteenth century the phonograph, telephone and telegraph</w:t>
      </w:r>
      <w:r>
        <w:rPr>
          <w:rFonts w:ascii="Times" w:hAnsi="Times"/>
          <w:color w:val="000000" w:themeColor="text1"/>
          <w:shd w:val="clear" w:color="auto" w:fill="FFFFFF"/>
        </w:rPr>
        <w:t>,</w:t>
      </w:r>
      <w:commentRangeStart w:id="22"/>
      <w:r w:rsidRPr="00DA2B92">
        <w:rPr>
          <w:rFonts w:ascii="Times" w:hAnsi="Times"/>
          <w:color w:val="000000" w:themeColor="text1"/>
          <w:szCs w:val="28"/>
          <w:shd w:val="clear" w:color="auto" w:fill="FFFFFF"/>
        </w:rPr>
        <w:t xml:space="preserve"> </w:t>
      </w:r>
      <w:commentRangeEnd w:id="22"/>
      <w:r>
        <w:commentReference w:id="22"/>
      </w:r>
      <w:r w:rsidRPr="00DA2B92">
        <w:rPr>
          <w:rFonts w:ascii="Times" w:hAnsi="Times"/>
          <w:color w:val="000000" w:themeColor="text1"/>
          <w:szCs w:val="28"/>
          <w:shd w:val="clear" w:color="auto" w:fill="FFFFFF"/>
        </w:rPr>
        <w:t xml:space="preserve"> as well as a fascination with the ways in which sound was codified in music, writing and in other visual forms, such as Chladni figures, the Phonautograph and the </w:t>
      </w:r>
      <w:proofErr w:type="spellStart"/>
      <w:r w:rsidRPr="00DA2B92">
        <w:rPr>
          <w:rFonts w:ascii="Times" w:hAnsi="Times"/>
          <w:color w:val="000000" w:themeColor="text1"/>
          <w:szCs w:val="28"/>
          <w:shd w:val="clear" w:color="auto" w:fill="FFFFFF"/>
        </w:rPr>
        <w:t>Eidophone</w:t>
      </w:r>
      <w:proofErr w:type="spellEnd"/>
      <w:r w:rsidRPr="00DA2B92">
        <w:rPr>
          <w:rFonts w:ascii="Times" w:hAnsi="Times"/>
          <w:color w:val="000000" w:themeColor="text1"/>
          <w:szCs w:val="28"/>
          <w:shd w:val="clear" w:color="auto" w:fill="FFFFFF"/>
        </w:rPr>
        <w:t xml:space="preserve">, all part of what Coleridge was to call </w:t>
      </w:r>
      <w:r>
        <w:rPr>
          <w:rFonts w:ascii="Times" w:hAnsi="Times"/>
          <w:color w:val="000000" w:themeColor="text1"/>
          <w:szCs w:val="28"/>
          <w:shd w:val="clear" w:color="auto" w:fill="FFFFFF"/>
        </w:rPr>
        <w:t>t</w:t>
      </w:r>
      <w:r w:rsidRPr="00DA2B92">
        <w:rPr>
          <w:rFonts w:ascii="Times" w:hAnsi="Times"/>
          <w:color w:val="000000" w:themeColor="text1"/>
          <w:szCs w:val="28"/>
          <w:shd w:val="clear" w:color="auto" w:fill="FFFFFF"/>
        </w:rPr>
        <w:t xml:space="preserve">he </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embryo </w:t>
      </w:r>
      <w:r>
        <w:rPr>
          <w:rFonts w:ascii="Times" w:hAnsi="Times"/>
          <w:color w:val="000000" w:themeColor="text1"/>
          <w:szCs w:val="28"/>
          <w:shd w:val="clear" w:color="auto" w:fill="FFFFFF"/>
        </w:rPr>
        <w:t>S</w:t>
      </w:r>
      <w:r w:rsidRPr="00DA2B92">
        <w:rPr>
          <w:rFonts w:ascii="Times" w:hAnsi="Times"/>
          <w:color w:val="000000" w:themeColor="text1"/>
          <w:szCs w:val="28"/>
          <w:shd w:val="clear" w:color="auto" w:fill="FFFFFF"/>
        </w:rPr>
        <w:t xml:space="preserve">cience of </w:t>
      </w:r>
      <w:r>
        <w:rPr>
          <w:rFonts w:ascii="Times" w:hAnsi="Times"/>
          <w:color w:val="000000" w:themeColor="text1"/>
          <w:szCs w:val="28"/>
          <w:shd w:val="clear" w:color="auto" w:fill="FFFFFF"/>
        </w:rPr>
        <w:t>A</w:t>
      </w:r>
      <w:r w:rsidRPr="00DA2B92">
        <w:rPr>
          <w:rFonts w:ascii="Times" w:hAnsi="Times"/>
          <w:color w:val="000000" w:themeColor="text1"/>
          <w:szCs w:val="28"/>
          <w:shd w:val="clear" w:color="auto" w:fill="FFFFFF"/>
        </w:rPr>
        <w:t>coustics</w:t>
      </w:r>
      <w:commentRangeStart w:id="23"/>
      <w:r w:rsidRPr="00DA2B92">
        <w:rPr>
          <w:rFonts w:ascii="Times" w:hAnsi="Times"/>
          <w:color w:val="000000" w:themeColor="text1"/>
          <w:szCs w:val="28"/>
          <w:shd w:val="clear" w:color="auto" w:fill="FFFFFF"/>
        </w:rPr>
        <w:t>” (</w:t>
      </w:r>
      <w:r>
        <w:rPr>
          <w:rFonts w:ascii="Times" w:hAnsi="Times"/>
          <w:color w:val="000000" w:themeColor="text1"/>
          <w:szCs w:val="28"/>
          <w:shd w:val="clear" w:color="auto" w:fill="FFFFFF"/>
        </w:rPr>
        <w:t>Coleridge, 2003: 197</w:t>
      </w:r>
      <w:r w:rsidRPr="00DA2B92">
        <w:rPr>
          <w:rFonts w:ascii="Times" w:hAnsi="Times"/>
          <w:color w:val="000000" w:themeColor="text1"/>
          <w:szCs w:val="28"/>
          <w:shd w:val="clear" w:color="auto" w:fill="FFFFFF"/>
        </w:rPr>
        <w:t>).</w:t>
      </w:r>
      <w:r>
        <w:rPr>
          <w:rStyle w:val="EndnoteReference"/>
          <w:rFonts w:ascii="Times" w:hAnsi="Times"/>
          <w:color w:val="000000" w:themeColor="text1"/>
          <w:szCs w:val="28"/>
          <w:shd w:val="clear" w:color="auto" w:fill="FFFFFF"/>
        </w:rPr>
        <w:endnoteReference w:id="5"/>
      </w:r>
      <w:r w:rsidRPr="00DA2B92">
        <w:rPr>
          <w:rFonts w:ascii="Times" w:hAnsi="Times"/>
          <w:color w:val="000000" w:themeColor="text1"/>
          <w:szCs w:val="28"/>
          <w:u w:val="single"/>
          <w:shd w:val="clear" w:color="auto" w:fill="FFFFFF"/>
        </w:rPr>
        <w:t xml:space="preserve"> </w:t>
      </w:r>
      <w:commentRangeEnd w:id="23"/>
      <w:r>
        <w:commentReference w:id="23"/>
      </w:r>
    </w:p>
    <w:p w14:paraId="3A35FAB0" w14:textId="77777777" w:rsidR="00155984" w:rsidRPr="00DA2B92" w:rsidRDefault="00155984" w:rsidP="00155984">
      <w:pPr>
        <w:spacing w:line="360" w:lineRule="auto"/>
        <w:ind w:firstLine="720"/>
        <w:rPr>
          <w:rFonts w:ascii="Times" w:hAnsi="Times"/>
          <w:color w:val="000000" w:themeColor="text1"/>
          <w:szCs w:val="28"/>
        </w:rPr>
      </w:pPr>
    </w:p>
    <w:p w14:paraId="43DEFD17" w14:textId="77777777" w:rsidR="00155984" w:rsidRPr="00DA2B92" w:rsidRDefault="00155984" w:rsidP="00155984">
      <w:pPr>
        <w:spacing w:line="360" w:lineRule="auto"/>
        <w:rPr>
          <w:rFonts w:ascii="Times" w:hAnsi="Times"/>
          <w:color w:val="000000" w:themeColor="text1"/>
          <w:szCs w:val="28"/>
        </w:rPr>
      </w:pPr>
    </w:p>
    <w:p w14:paraId="5CA03C50" w14:textId="77777777"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 xml:space="preserve">v.  </w:t>
      </w:r>
      <w:r w:rsidRPr="00DA2B92">
        <w:rPr>
          <w:rFonts w:ascii="Times" w:hAnsi="Times"/>
          <w:b/>
          <w:bCs/>
          <w:color w:val="000000" w:themeColor="text1"/>
          <w:szCs w:val="28"/>
        </w:rPr>
        <w:t>Listening to Quiet</w:t>
      </w:r>
    </w:p>
    <w:p w14:paraId="0A36A48E" w14:textId="77777777" w:rsidR="00155984" w:rsidRPr="00DA2B92" w:rsidRDefault="00155984" w:rsidP="00155984">
      <w:pPr>
        <w:spacing w:line="360" w:lineRule="auto"/>
        <w:rPr>
          <w:rFonts w:ascii="Times" w:hAnsi="Times"/>
          <w:color w:val="000000" w:themeColor="text1"/>
          <w:szCs w:val="28"/>
        </w:rPr>
      </w:pPr>
    </w:p>
    <w:p w14:paraId="6D5386BE" w14:textId="77777777" w:rsidR="00155984" w:rsidRPr="00DA2B92" w:rsidRDefault="00155984" w:rsidP="00155984">
      <w:pPr>
        <w:spacing w:line="360" w:lineRule="auto"/>
        <w:rPr>
          <w:rFonts w:ascii="Times" w:hAnsi="Times"/>
          <w:color w:val="000000" w:themeColor="text1"/>
          <w:szCs w:val="28"/>
        </w:rPr>
      </w:pPr>
      <w:r w:rsidRPr="00DA2B92">
        <w:rPr>
          <w:rFonts w:ascii="Times" w:hAnsi="Times" w:cstheme="majorBidi"/>
          <w:color w:val="000000" w:themeColor="text1"/>
          <w:szCs w:val="28"/>
        </w:rPr>
        <w:t xml:space="preserve">Coleridge was a great talker, musical, oracular, entrancing, and his eloquence has been rightly celebrated. At times, his talking could be challenging; he was not as sensitive perhaps as he might have been to his own listeners: </w:t>
      </w:r>
      <w:commentRangeStart w:id="24"/>
      <w:r w:rsidRPr="00DA2B92">
        <w:rPr>
          <w:rFonts w:ascii="Times" w:hAnsi="Times" w:cstheme="majorBidi"/>
          <w:color w:val="000000" w:themeColor="text1"/>
          <w:szCs w:val="28"/>
        </w:rPr>
        <w:t>Wordsworth</w:t>
      </w:r>
      <w:r>
        <w:rPr>
          <w:rFonts w:ascii="Times" w:hAnsi="Times" w:cstheme="majorBidi"/>
          <w:color w:val="000000" w:themeColor="text1"/>
          <w:szCs w:val="28"/>
        </w:rPr>
        <w:t xml:space="preserve"> could not understand “one syllable” of his friend’s oration despite</w:t>
      </w:r>
      <w:r w:rsidRPr="00DA2B92">
        <w:rPr>
          <w:rFonts w:ascii="Times" w:hAnsi="Times" w:cstheme="majorBidi"/>
          <w:color w:val="000000" w:themeColor="text1"/>
          <w:szCs w:val="28"/>
        </w:rPr>
        <w:t xml:space="preserve"> listening attentively for two hours</w:t>
      </w:r>
      <w:r>
        <w:rPr>
          <w:rFonts w:ascii="Times" w:hAnsi="Times" w:cstheme="majorBidi"/>
          <w:color w:val="000000" w:themeColor="text1"/>
          <w:szCs w:val="28"/>
        </w:rPr>
        <w:t xml:space="preserve">, according to Samuel Rogers’ report (David </w:t>
      </w:r>
      <w:proofErr w:type="spellStart"/>
      <w:r>
        <w:rPr>
          <w:rFonts w:ascii="Times" w:hAnsi="Times" w:cstheme="majorBidi"/>
          <w:color w:val="000000" w:themeColor="text1"/>
          <w:szCs w:val="28"/>
        </w:rPr>
        <w:t>Vallins</w:t>
      </w:r>
      <w:proofErr w:type="spellEnd"/>
      <w:r>
        <w:rPr>
          <w:rFonts w:ascii="Times" w:hAnsi="Times" w:cstheme="majorBidi"/>
          <w:color w:val="000000" w:themeColor="text1"/>
          <w:szCs w:val="28"/>
        </w:rPr>
        <w:t>, 2009: 308)</w:t>
      </w:r>
      <w:r w:rsidRPr="00DA2B92">
        <w:rPr>
          <w:rFonts w:ascii="Times" w:hAnsi="Times" w:cstheme="majorBidi"/>
          <w:color w:val="000000" w:themeColor="text1"/>
          <w:szCs w:val="28"/>
        </w:rPr>
        <w:t xml:space="preserve">.  </w:t>
      </w:r>
      <w:commentRangeEnd w:id="24"/>
      <w:r>
        <w:commentReference w:id="24"/>
      </w:r>
      <w:r w:rsidRPr="00DA2B92">
        <w:rPr>
          <w:rFonts w:ascii="Times" w:hAnsi="Times" w:cstheme="majorBidi"/>
          <w:color w:val="000000" w:themeColor="text1"/>
          <w:szCs w:val="28"/>
        </w:rPr>
        <w:t xml:space="preserve">There are many accounts of people listening to Coleridge, fewer of Coleridge himself as listener. And yet although he didn’t always attend enough to his listeners when he spoke, he was himself an acute and sensitive listener: his poems, as well as his notebooks, are full of great moments of listening. </w:t>
      </w:r>
      <w:r w:rsidRPr="00DA2B92">
        <w:rPr>
          <w:rFonts w:ascii="Times" w:hAnsi="Times"/>
          <w:color w:val="000000" w:themeColor="text1"/>
          <w:szCs w:val="28"/>
        </w:rPr>
        <w:t xml:space="preserve">  </w:t>
      </w:r>
    </w:p>
    <w:p w14:paraId="386518D7"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 xml:space="preserve">Throughout Coleridge’s writing we find traces of this sensitivity in his “records of attentive listening,” as John Hollander has termed them. </w:t>
      </w:r>
      <w:r w:rsidRPr="00DA2B92">
        <w:rPr>
          <w:rFonts w:ascii="Times" w:hAnsi="Times" w:cstheme="majorBidi"/>
          <w:color w:val="000000" w:themeColor="text1"/>
          <w:szCs w:val="28"/>
        </w:rPr>
        <w:t xml:space="preserve">And often the sounds which drew his ear were quiet sounds. </w:t>
      </w:r>
      <w:r w:rsidRPr="00DA2B92">
        <w:rPr>
          <w:rFonts w:ascii="Times" w:hAnsi="Times"/>
          <w:color w:val="000000" w:themeColor="text1"/>
          <w:szCs w:val="28"/>
        </w:rPr>
        <w:t>In these lines from a notebook entry, for instance:</w:t>
      </w:r>
    </w:p>
    <w:p w14:paraId="1976C6A6" w14:textId="77777777" w:rsidR="00155984" w:rsidRPr="00DA2B92" w:rsidRDefault="00155984" w:rsidP="00155984">
      <w:pPr>
        <w:rPr>
          <w:rFonts w:ascii="Times" w:hAnsi="Times"/>
          <w:color w:val="000000" w:themeColor="text1"/>
          <w:szCs w:val="28"/>
        </w:rPr>
      </w:pPr>
    </w:p>
    <w:p w14:paraId="7CAFA046" w14:textId="77777777" w:rsidR="00155984" w:rsidRPr="00DA2B92" w:rsidRDefault="00155984" w:rsidP="00155984">
      <w:pPr>
        <w:ind w:left="720"/>
        <w:rPr>
          <w:rFonts w:ascii="Times" w:hAnsi="Times"/>
          <w:color w:val="000000" w:themeColor="text1"/>
          <w:szCs w:val="28"/>
        </w:rPr>
      </w:pPr>
      <w:r w:rsidRPr="00DA2B92">
        <w:rPr>
          <w:rFonts w:ascii="Times" w:hAnsi="Times"/>
          <w:color w:val="000000" w:themeColor="text1"/>
          <w:szCs w:val="28"/>
        </w:rPr>
        <w:lastRenderedPageBreak/>
        <w:t xml:space="preserve">I hear only the Ticking of my Watch, in the Pen-place of my Writing Desk, &amp; the far lower note of the noise of the Fire— </w:t>
      </w:r>
      <w:proofErr w:type="gramStart"/>
      <w:r w:rsidRPr="00DA2B92">
        <w:rPr>
          <w:rFonts w:ascii="Times" w:hAnsi="Times"/>
          <w:color w:val="000000" w:themeColor="text1"/>
          <w:szCs w:val="28"/>
        </w:rPr>
        <w:t>perpetual, yet</w:t>
      </w:r>
      <w:proofErr w:type="gramEnd"/>
      <w:r w:rsidRPr="00DA2B92">
        <w:rPr>
          <w:rFonts w:ascii="Times" w:hAnsi="Times"/>
          <w:color w:val="000000" w:themeColor="text1"/>
          <w:szCs w:val="28"/>
        </w:rPr>
        <w:t xml:space="preserve"> seeming uncertain/it is the low voice of silent quiet change, of Destruction doing its work by little &amp; little.</w:t>
      </w:r>
      <w:r>
        <w:rPr>
          <w:rStyle w:val="EndnoteReference"/>
          <w:rFonts w:ascii="Times" w:eastAsiaTheme="majorEastAsia" w:hAnsi="Times"/>
          <w:color w:val="000000" w:themeColor="text1"/>
          <w:szCs w:val="28"/>
        </w:rPr>
        <w:endnoteReference w:id="6"/>
      </w:r>
    </w:p>
    <w:p w14:paraId="78A492B0" w14:textId="77777777" w:rsidR="00155984" w:rsidRPr="00DA2B92" w:rsidRDefault="00155984" w:rsidP="00155984">
      <w:pPr>
        <w:spacing w:line="360" w:lineRule="auto"/>
        <w:rPr>
          <w:rFonts w:ascii="Times" w:hAnsi="Times"/>
          <w:b/>
          <w:i/>
          <w:iCs/>
          <w:color w:val="000000" w:themeColor="text1"/>
          <w:szCs w:val="28"/>
        </w:rPr>
      </w:pPr>
    </w:p>
    <w:p w14:paraId="5C9C747A" w14:textId="4E063E11"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 xml:space="preserve">This is a subtle pitch of listening: to distinguish between the clock and the </w:t>
      </w:r>
      <w:r w:rsidRPr="00DA2B92">
        <w:rPr>
          <w:rFonts w:ascii="Times" w:hAnsi="Times"/>
          <w:i/>
          <w:color w:val="000000" w:themeColor="text1"/>
          <w:szCs w:val="28"/>
        </w:rPr>
        <w:t>lower note</w:t>
      </w:r>
      <w:r w:rsidRPr="00DA2B92">
        <w:rPr>
          <w:rFonts w:ascii="Times" w:hAnsi="Times"/>
          <w:color w:val="000000" w:themeColor="text1"/>
          <w:szCs w:val="28"/>
        </w:rPr>
        <w:t xml:space="preserve"> of the fire</w:t>
      </w:r>
      <w:proofErr w:type="gramStart"/>
      <w:r w:rsidRPr="00DA2B92">
        <w:rPr>
          <w:rFonts w:ascii="Times" w:hAnsi="Times"/>
          <w:color w:val="000000" w:themeColor="text1"/>
          <w:szCs w:val="28"/>
        </w:rPr>
        <w:t>. ”</w:t>
      </w:r>
      <w:proofErr w:type="gramEnd"/>
      <w:r w:rsidRPr="00DA2B92">
        <w:rPr>
          <w:rFonts w:ascii="Times" w:hAnsi="Times"/>
          <w:color w:val="000000" w:themeColor="text1"/>
          <w:szCs w:val="28"/>
        </w:rPr>
        <w:t xml:space="preserve"> Coleridge is drawing on a musical language, “low note”, to describe and distinguish between the sounds he hears.</w:t>
      </w:r>
      <w:r>
        <w:rPr>
          <w:rFonts w:ascii="Times" w:hAnsi="Times"/>
          <w:color w:val="000000" w:themeColor="text1"/>
          <w:szCs w:val="28"/>
          <w:lang w:val="en-US"/>
        </w:rPr>
        <w:t xml:space="preserve"> </w:t>
      </w:r>
      <w:r w:rsidRPr="00DA2B92">
        <w:rPr>
          <w:rFonts w:ascii="Times" w:hAnsi="Times"/>
          <w:color w:val="000000" w:themeColor="text1"/>
          <w:szCs w:val="28"/>
          <w:lang w:val="en-US"/>
        </w:rPr>
        <w:t>And he was curious about how these subtle variations of pitch and dynamics might be expressed in the texture of a poem.</w:t>
      </w:r>
    </w:p>
    <w:p w14:paraId="792D66FA" w14:textId="6087E6FE"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 xml:space="preserve">Coleridge was writing </w:t>
      </w:r>
      <w:r>
        <w:rPr>
          <w:rFonts w:ascii="Times" w:hAnsi="Times"/>
          <w:color w:val="000000" w:themeColor="text1"/>
          <w:szCs w:val="28"/>
        </w:rPr>
        <w:t xml:space="preserve">on </w:t>
      </w:r>
      <w:r w:rsidRPr="00DA2B92">
        <w:rPr>
          <w:rFonts w:ascii="Times" w:hAnsi="Times"/>
          <w:color w:val="000000" w:themeColor="text1"/>
          <w:szCs w:val="28"/>
        </w:rPr>
        <w:t>the cusp between reading aloud and silent reading.</w:t>
      </w:r>
      <w:r>
        <w:rPr>
          <w:rFonts w:ascii="Times" w:hAnsi="Times"/>
          <w:color w:val="000000" w:themeColor="text1"/>
          <w:szCs w:val="28"/>
        </w:rPr>
        <w:t xml:space="preserve"> </w:t>
      </w:r>
      <w:r w:rsidRPr="00DA2B92">
        <w:rPr>
          <w:rFonts w:ascii="Times" w:hAnsi="Times"/>
          <w:color w:val="000000" w:themeColor="text1"/>
          <w:szCs w:val="28"/>
        </w:rPr>
        <w:t>This is perhaps one reason that he was interested in the space between thought and address: in “Frost at Midnight,” for instance, he is addressing his babe, but in silence</w:t>
      </w:r>
      <w:r w:rsidRPr="00DA2B92">
        <w:rPr>
          <w:rFonts w:ascii="Times" w:hAnsi="Times"/>
          <w:iCs/>
          <w:color w:val="000000" w:themeColor="text1"/>
          <w:szCs w:val="28"/>
        </w:rPr>
        <w:t>. This intimate occasion might also account for the poem’s interest in quiet sounds and sounding quiet. The volume of a poem perhaps depends on occasion as well as on genre, so that the intimate occasions of certain kinds of Romantic lyric poem might be productive of quiet, or at least be quieter than more declamatory or public modes.</w:t>
      </w:r>
      <w:r w:rsidRPr="00DA2B92">
        <w:rPr>
          <w:rFonts w:ascii="Times" w:hAnsi="Times"/>
          <w:i/>
          <w:color w:val="000000" w:themeColor="text1"/>
          <w:szCs w:val="28"/>
        </w:rPr>
        <w:t xml:space="preserve"> </w:t>
      </w:r>
      <w:r w:rsidRPr="00DA2B92">
        <w:rPr>
          <w:rFonts w:ascii="Times" w:hAnsi="Times"/>
          <w:color w:val="000000" w:themeColor="text1"/>
          <w:szCs w:val="28"/>
        </w:rPr>
        <w:t>Like other Romantic poets Coleridge was thoughtful about the sound of poetry, and about shaping sound and silences</w:t>
      </w:r>
      <w:r>
        <w:rPr>
          <w:rFonts w:ascii="Times" w:hAnsi="Times"/>
          <w:color w:val="000000" w:themeColor="text1"/>
          <w:szCs w:val="28"/>
        </w:rPr>
        <w:t>—</w:t>
      </w:r>
      <w:r w:rsidRPr="00DA2B92">
        <w:rPr>
          <w:rFonts w:ascii="Times" w:hAnsi="Times"/>
          <w:color w:val="000000" w:themeColor="text1"/>
          <w:szCs w:val="28"/>
        </w:rPr>
        <w:t>especially because he was writing in an age when poems were very often read in silence.</w:t>
      </w:r>
    </w:p>
    <w:p w14:paraId="5DD46BEC"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 xml:space="preserve">Writing in </w:t>
      </w:r>
      <w:r w:rsidRPr="00DA2B92">
        <w:rPr>
          <w:rFonts w:ascii="Times" w:hAnsi="Times"/>
          <w:i/>
          <w:color w:val="000000" w:themeColor="text1"/>
          <w:szCs w:val="28"/>
        </w:rPr>
        <w:t xml:space="preserve">Victorian </w:t>
      </w:r>
      <w:r w:rsidRPr="00DA2B92">
        <w:rPr>
          <w:rFonts w:ascii="Times" w:hAnsi="Times"/>
          <w:i/>
          <w:iCs/>
          <w:color w:val="000000" w:themeColor="text1"/>
          <w:szCs w:val="28"/>
        </w:rPr>
        <w:t>Studies</w:t>
      </w:r>
      <w:r w:rsidRPr="00DA2B92">
        <w:rPr>
          <w:rFonts w:ascii="Times" w:hAnsi="Times"/>
          <w:color w:val="000000" w:themeColor="text1"/>
          <w:szCs w:val="28"/>
        </w:rPr>
        <w:t>, Laura Mandell offers a</w:t>
      </w:r>
      <w:r>
        <w:rPr>
          <w:rFonts w:ascii="Times" w:hAnsi="Times"/>
          <w:color w:val="000000" w:themeColor="text1"/>
          <w:szCs w:val="28"/>
        </w:rPr>
        <w:t xml:space="preserve"> specific</w:t>
      </w:r>
      <w:r w:rsidRPr="00DA2B92">
        <w:rPr>
          <w:rFonts w:ascii="Times" w:hAnsi="Times"/>
          <w:color w:val="000000" w:themeColor="text1"/>
          <w:szCs w:val="28"/>
        </w:rPr>
        <w:t xml:space="preserve"> technological explanation for a shift in reading practices, arguing </w:t>
      </w:r>
      <w:commentRangeStart w:id="25"/>
      <w:r w:rsidRPr="00DA2B92">
        <w:rPr>
          <w:rFonts w:ascii="Times" w:hAnsi="Times"/>
          <w:color w:val="000000" w:themeColor="text1"/>
          <w:szCs w:val="28"/>
        </w:rPr>
        <w:t>that “Eighteenth-century changes in printing practices facilitated silent, rather than vocalized, reading of poetry.”</w:t>
      </w:r>
      <w:r>
        <w:rPr>
          <w:rFonts w:ascii="Times" w:hAnsi="Times"/>
          <w:color w:val="000000" w:themeColor="text1"/>
          <w:szCs w:val="28"/>
        </w:rPr>
        <w:t xml:space="preserve"> (Mandell, 2007: 220)</w:t>
      </w:r>
      <w:r>
        <w:rPr>
          <w:rStyle w:val="EndnoteReference"/>
          <w:rFonts w:ascii="Times" w:hAnsi="Times"/>
          <w:color w:val="000000" w:themeColor="text1"/>
          <w:szCs w:val="28"/>
        </w:rPr>
        <w:endnoteReference w:id="7"/>
      </w:r>
      <w:r>
        <w:rPr>
          <w:rFonts w:ascii="Times" w:hAnsi="Times"/>
          <w:color w:val="000000" w:themeColor="text1"/>
          <w:szCs w:val="28"/>
        </w:rPr>
        <w:t>.</w:t>
      </w:r>
      <w:r w:rsidRPr="00DA2B92">
        <w:rPr>
          <w:rFonts w:ascii="Times" w:hAnsi="Times"/>
          <w:color w:val="000000" w:themeColor="text1"/>
          <w:szCs w:val="28"/>
        </w:rPr>
        <w:t xml:space="preserve"> She suggests that the typographical shift from the long "f"-like "s" to the “s”, for example, accompanied a shift from reading aloud to silent reading (the “f”-like “s” being associated with reading aloud). It’s interesting to note, as Mandell does, that in the 1798 edition of Wordsworth and Coleridge’s </w:t>
      </w:r>
      <w:r w:rsidRPr="00DA2B92">
        <w:rPr>
          <w:rFonts w:ascii="Times" w:hAnsi="Times"/>
          <w:i/>
          <w:iCs/>
          <w:color w:val="000000" w:themeColor="text1"/>
          <w:szCs w:val="28"/>
        </w:rPr>
        <w:t>Lyrical Ballads</w:t>
      </w:r>
      <w:r w:rsidRPr="00DA2B92">
        <w:rPr>
          <w:rFonts w:ascii="Times" w:hAnsi="Times"/>
          <w:color w:val="000000" w:themeColor="text1"/>
          <w:szCs w:val="28"/>
        </w:rPr>
        <w:t>, both forms of “s” are used, and this, she suggests, “</w:t>
      </w:r>
      <w:r>
        <w:rPr>
          <w:rFonts w:ascii="Times" w:hAnsi="Times"/>
          <w:color w:val="000000" w:themeColor="text1"/>
          <w:szCs w:val="28"/>
        </w:rPr>
        <w:t xml:space="preserve">would have </w:t>
      </w:r>
      <w:r w:rsidRPr="00DA2B92">
        <w:rPr>
          <w:rFonts w:ascii="Times" w:hAnsi="Times"/>
          <w:color w:val="000000" w:themeColor="text1"/>
          <w:szCs w:val="28"/>
        </w:rPr>
        <w:t>complicated silent reading”</w:t>
      </w:r>
      <w:commentRangeEnd w:id="25"/>
      <w:r>
        <w:rPr>
          <w:rFonts w:ascii="Times" w:hAnsi="Times"/>
          <w:color w:val="000000" w:themeColor="text1"/>
          <w:szCs w:val="28"/>
        </w:rPr>
        <w:t xml:space="preserve"> (Mandell, 2007: 220)</w:t>
      </w:r>
      <w:r>
        <w:commentReference w:id="25"/>
      </w:r>
      <w:r w:rsidRPr="00DA2B92">
        <w:rPr>
          <w:rFonts w:ascii="Times" w:hAnsi="Times"/>
          <w:color w:val="000000" w:themeColor="text1"/>
          <w:szCs w:val="28"/>
        </w:rPr>
        <w:t xml:space="preserve">  Coleridge’s </w:t>
      </w:r>
      <w:r w:rsidRPr="00DA2B92">
        <w:rPr>
          <w:rFonts w:ascii="Times" w:hAnsi="Times"/>
          <w:i/>
          <w:iCs/>
          <w:color w:val="000000" w:themeColor="text1"/>
          <w:szCs w:val="28"/>
        </w:rPr>
        <w:t>Rime of the Ancient Mariner</w:t>
      </w:r>
      <w:r w:rsidRPr="00DA2B92">
        <w:rPr>
          <w:rFonts w:ascii="Times" w:hAnsi="Times"/>
          <w:color w:val="000000" w:themeColor="text1"/>
          <w:szCs w:val="28"/>
        </w:rPr>
        <w:t>, for instance,</w:t>
      </w:r>
      <w:r w:rsidRPr="00DA2B92">
        <w:rPr>
          <w:rFonts w:ascii="Times" w:hAnsi="Times"/>
          <w:i/>
          <w:iCs/>
          <w:color w:val="000000" w:themeColor="text1"/>
          <w:szCs w:val="28"/>
        </w:rPr>
        <w:t xml:space="preserve"> </w:t>
      </w:r>
      <w:r w:rsidRPr="00DA2B92">
        <w:rPr>
          <w:rFonts w:ascii="Times" w:hAnsi="Times"/>
          <w:color w:val="000000" w:themeColor="text1"/>
          <w:szCs w:val="28"/>
        </w:rPr>
        <w:t>uses the “f” like “s,” and so calls for reading aloud. Mandell explains that this is because of different processes of reading associated with silent reading and reading aloud. You need to pronounce a word which contains an “f” like “s” to know whether it is an “f” or an “s,” she explains. But when an “s” form is used, you recognise it in a different way, which does not require pronouncing it or sounding it out. And yet, I would argue, this account of silent reading as a kind of visual decoding, a reading without sound, belies the complexity of the way sound operates and exists in the medium of print and in a poem.</w:t>
      </w:r>
    </w:p>
    <w:p w14:paraId="393D142D"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lastRenderedPageBreak/>
        <w:t xml:space="preserve"> Mandell’s notion of sound focusses on the idea of the voice and voicing; but poems offer other kinds of sounding and other patterns and articulations of sound. Coleridge understood poems to be musical forms, and his poems are full of accounts of other kinds of sound, which further complicate this distinction between silent or vocalised reading. Indeed, his poems seem to invite a play between eye and ear, not just by varying the typographic forms of letters such as the “s.” They invite us to think about the relation between seeing and hearing not only in terms of voice but also in terms of music and pattern. </w:t>
      </w:r>
    </w:p>
    <w:p w14:paraId="773BDB36"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 xml:space="preserve">Notwithstanding the need for further exploration of Mandell’s claim about the cognitive processes involved in reading aloud and reading silently, </w:t>
      </w:r>
      <w:proofErr w:type="gramStart"/>
      <w:r w:rsidRPr="00DA2B92">
        <w:rPr>
          <w:rFonts w:ascii="Times" w:hAnsi="Times"/>
          <w:color w:val="000000" w:themeColor="text1"/>
          <w:szCs w:val="28"/>
        </w:rPr>
        <w:t>it is clear that poets</w:t>
      </w:r>
      <w:proofErr w:type="gramEnd"/>
      <w:r w:rsidRPr="00DA2B92">
        <w:rPr>
          <w:rFonts w:ascii="Times" w:hAnsi="Times"/>
          <w:color w:val="000000" w:themeColor="text1"/>
          <w:szCs w:val="28"/>
        </w:rPr>
        <w:t xml:space="preserve"> writing in this period were keenly aware that reading practices were shifting, as Mandell and Newlyn have shown. It is also worth considering whether, and how, these </w:t>
      </w:r>
      <w:r>
        <w:rPr>
          <w:rFonts w:ascii="Times" w:hAnsi="Times"/>
          <w:color w:val="000000" w:themeColor="text1"/>
          <w:szCs w:val="28"/>
        </w:rPr>
        <w:t xml:space="preserve">and other cultural, </w:t>
      </w:r>
      <w:proofErr w:type="gramStart"/>
      <w:r>
        <w:rPr>
          <w:rFonts w:ascii="Times" w:hAnsi="Times"/>
          <w:color w:val="000000" w:themeColor="text1"/>
          <w:szCs w:val="28"/>
        </w:rPr>
        <w:t>technological</w:t>
      </w:r>
      <w:proofErr w:type="gramEnd"/>
      <w:r>
        <w:rPr>
          <w:rFonts w:ascii="Times" w:hAnsi="Times"/>
          <w:color w:val="000000" w:themeColor="text1"/>
          <w:szCs w:val="28"/>
        </w:rPr>
        <w:t xml:space="preserve"> and scientific </w:t>
      </w:r>
      <w:r w:rsidRPr="00DA2B92">
        <w:rPr>
          <w:rFonts w:ascii="Times" w:hAnsi="Times"/>
          <w:color w:val="000000" w:themeColor="text1"/>
          <w:szCs w:val="28"/>
        </w:rPr>
        <w:t>changes might have shaped and influenced the representation of sound and dynamics in their poetry. Their poems invite further thinking about the semiotics of sound and of volume through a playful and dynamic interplay between eye and ear.</w:t>
      </w:r>
    </w:p>
    <w:p w14:paraId="4E5590CA"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 xml:space="preserve">Writing elsewhere, Mandell examines Laurence Sterne’s play with visual and aural codes registered in his use of a sequence of four asterisks (****) to denote words which might offend readers in </w:t>
      </w:r>
      <w:r w:rsidRPr="00DA2B92">
        <w:rPr>
          <w:rFonts w:ascii="Times" w:hAnsi="Times"/>
          <w:i/>
          <w:iCs/>
          <w:color w:val="000000" w:themeColor="text1"/>
          <w:szCs w:val="28"/>
        </w:rPr>
        <w:t xml:space="preserve">Tristram </w:t>
      </w:r>
      <w:commentRangeStart w:id="26"/>
      <w:r w:rsidRPr="00DA2B92">
        <w:rPr>
          <w:rFonts w:ascii="Times" w:hAnsi="Times"/>
          <w:i/>
          <w:iCs/>
          <w:color w:val="000000" w:themeColor="text1"/>
          <w:szCs w:val="28"/>
        </w:rPr>
        <w:t xml:space="preserve">Shandy </w:t>
      </w:r>
      <w:r w:rsidRPr="00DA2B92">
        <w:rPr>
          <w:rFonts w:ascii="Times" w:hAnsi="Times"/>
          <w:iCs/>
          <w:color w:val="000000" w:themeColor="text1"/>
          <w:szCs w:val="28"/>
        </w:rPr>
        <w:t>(</w:t>
      </w:r>
      <w:r>
        <w:rPr>
          <w:rFonts w:ascii="Times" w:hAnsi="Times"/>
          <w:iCs/>
          <w:color w:val="000000" w:themeColor="text1"/>
          <w:szCs w:val="28"/>
        </w:rPr>
        <w:t>1759</w:t>
      </w:r>
      <w:r w:rsidRPr="00DA2B92">
        <w:rPr>
          <w:rFonts w:ascii="Times" w:hAnsi="Times"/>
          <w:iCs/>
          <w:color w:val="000000" w:themeColor="text1"/>
          <w:szCs w:val="28"/>
        </w:rPr>
        <w:t>)</w:t>
      </w:r>
      <w:r w:rsidRPr="00DA2B92">
        <w:rPr>
          <w:rFonts w:ascii="Times" w:hAnsi="Times"/>
          <w:color w:val="000000" w:themeColor="text1"/>
          <w:szCs w:val="28"/>
        </w:rPr>
        <w:t xml:space="preserve">.  </w:t>
      </w:r>
      <w:commentRangeEnd w:id="26"/>
      <w:r>
        <w:commentReference w:id="26"/>
      </w:r>
      <w:r w:rsidRPr="00DA2B92">
        <w:rPr>
          <w:rFonts w:ascii="Times" w:hAnsi="Times"/>
          <w:color w:val="000000" w:themeColor="text1"/>
          <w:szCs w:val="28"/>
        </w:rPr>
        <w:t>The **** are difficult to voice, she explains, but the words they represent and obscure present a different challenge to those reading aloud to an audience; his use of **** thus  engages with a shift in reading practices in a playful way, mindful that some would read the novel aloud, others in silence.</w:t>
      </w:r>
      <w:r w:rsidRPr="00DA2B92">
        <w:rPr>
          <w:rStyle w:val="EndnoteReference"/>
          <w:rFonts w:ascii="Times" w:hAnsi="Times"/>
          <w:color w:val="000000" w:themeColor="text1"/>
          <w:szCs w:val="28"/>
        </w:rPr>
        <w:endnoteReference w:id="8"/>
      </w:r>
      <w:r w:rsidRPr="00DA2B92">
        <w:rPr>
          <w:rFonts w:ascii="Times" w:hAnsi="Times"/>
          <w:color w:val="000000" w:themeColor="text1"/>
          <w:szCs w:val="28"/>
        </w:rPr>
        <w:t xml:space="preserve"> Coleridge’s engagement with the relation between sounds heard and seen or codified on a page, while not usually overtly humorous in this way, was often, as we shall see, no less witty. </w:t>
      </w:r>
    </w:p>
    <w:p w14:paraId="43A07E0F" w14:textId="77777777" w:rsidR="00155984" w:rsidRPr="00DA2B92" w:rsidRDefault="00155984" w:rsidP="00155984">
      <w:pPr>
        <w:spacing w:line="360" w:lineRule="auto"/>
        <w:rPr>
          <w:rFonts w:ascii="Times" w:hAnsi="Times"/>
          <w:color w:val="000000" w:themeColor="text1"/>
          <w:szCs w:val="28"/>
        </w:rPr>
      </w:pPr>
    </w:p>
    <w:p w14:paraId="7F10D5C5" w14:textId="77777777" w:rsidR="00155984" w:rsidRPr="00DA2B92" w:rsidRDefault="00155984" w:rsidP="00155984">
      <w:pPr>
        <w:spacing w:line="360" w:lineRule="auto"/>
        <w:ind w:left="360"/>
        <w:rPr>
          <w:rFonts w:ascii="Times" w:hAnsi="Times"/>
          <w:color w:val="000000" w:themeColor="text1"/>
          <w:szCs w:val="28"/>
        </w:rPr>
      </w:pPr>
      <w:r w:rsidRPr="00DA2B92">
        <w:rPr>
          <w:rFonts w:ascii="Times" w:hAnsi="Times"/>
          <w:color w:val="000000" w:themeColor="text1"/>
          <w:szCs w:val="28"/>
        </w:rPr>
        <w:t xml:space="preserve">vi.  O that I had the language of Music!” (Coleridge, </w:t>
      </w:r>
      <w:r w:rsidRPr="00DA2B92">
        <w:rPr>
          <w:rFonts w:ascii="Times" w:hAnsi="Times"/>
          <w:i/>
          <w:iCs/>
          <w:color w:val="000000" w:themeColor="text1"/>
          <w:szCs w:val="28"/>
        </w:rPr>
        <w:t>Notebooks</w:t>
      </w:r>
      <w:r w:rsidRPr="00DA2B92">
        <w:rPr>
          <w:rFonts w:ascii="Times" w:hAnsi="Times"/>
          <w:color w:val="000000" w:themeColor="text1"/>
          <w:szCs w:val="28"/>
        </w:rPr>
        <w:t xml:space="preserve"> II: 2035)</w:t>
      </w:r>
    </w:p>
    <w:p w14:paraId="43E5DBFB" w14:textId="77777777" w:rsidR="00155984" w:rsidRPr="00DA2B92" w:rsidRDefault="00155984" w:rsidP="00155984">
      <w:pPr>
        <w:spacing w:line="360" w:lineRule="auto"/>
        <w:rPr>
          <w:rFonts w:ascii="Times" w:hAnsi="Times"/>
          <w:color w:val="000000" w:themeColor="text1"/>
          <w:szCs w:val="28"/>
        </w:rPr>
      </w:pPr>
    </w:p>
    <w:p w14:paraId="6434F7EF" w14:textId="77777777" w:rsidR="00155984" w:rsidRPr="00DA2B92" w:rsidRDefault="00155984" w:rsidP="00155984">
      <w:pPr>
        <w:spacing w:line="360" w:lineRule="auto"/>
        <w:rPr>
          <w:rFonts w:ascii="Times" w:hAnsi="Times"/>
          <w:i/>
          <w:iCs/>
          <w:color w:val="000000" w:themeColor="text1"/>
          <w:szCs w:val="28"/>
        </w:rPr>
      </w:pPr>
      <w:r w:rsidRPr="00DA2B92">
        <w:rPr>
          <w:rFonts w:ascii="Times" w:hAnsi="Times"/>
          <w:color w:val="000000" w:themeColor="text1"/>
          <w:szCs w:val="28"/>
        </w:rPr>
        <w:t>Writing in his notebooks Coleridge expressed his frustration that he did not “have the language of music”</w:t>
      </w:r>
      <w:r>
        <w:rPr>
          <w:rFonts w:ascii="Times" w:hAnsi="Times"/>
          <w:color w:val="000000" w:themeColor="text1"/>
          <w:szCs w:val="28"/>
        </w:rPr>
        <w:t xml:space="preserve"> </w:t>
      </w:r>
      <w:r w:rsidRPr="00DA2B92">
        <w:rPr>
          <w:rFonts w:ascii="Times" w:hAnsi="Times"/>
          <w:color w:val="000000" w:themeColor="text1"/>
          <w:szCs w:val="28"/>
        </w:rPr>
        <w:t xml:space="preserve">(Coleridge, </w:t>
      </w:r>
      <w:r w:rsidRPr="00DA2B92">
        <w:rPr>
          <w:rFonts w:ascii="Times" w:hAnsi="Times"/>
          <w:i/>
          <w:iCs/>
          <w:color w:val="000000" w:themeColor="text1"/>
          <w:szCs w:val="28"/>
        </w:rPr>
        <w:t>Notebooks</w:t>
      </w:r>
      <w:r w:rsidRPr="00DA2B92">
        <w:rPr>
          <w:rFonts w:ascii="Times" w:hAnsi="Times"/>
          <w:color w:val="000000" w:themeColor="text1"/>
          <w:szCs w:val="28"/>
        </w:rPr>
        <w:t xml:space="preserve"> II: 2035). This </w:t>
      </w:r>
      <w:r>
        <w:rPr>
          <w:rFonts w:ascii="Times" w:hAnsi="Times"/>
          <w:color w:val="000000" w:themeColor="text1"/>
          <w:szCs w:val="28"/>
        </w:rPr>
        <w:t>could</w:t>
      </w:r>
      <w:r w:rsidRPr="00DA2B92">
        <w:rPr>
          <w:rFonts w:ascii="Times" w:hAnsi="Times"/>
          <w:color w:val="000000" w:themeColor="text1"/>
          <w:szCs w:val="28"/>
        </w:rPr>
        <w:t xml:space="preserve"> mean that he </w:t>
      </w:r>
      <w:r>
        <w:rPr>
          <w:rFonts w:ascii="Times" w:hAnsi="Times"/>
          <w:color w:val="000000" w:themeColor="text1"/>
          <w:szCs w:val="28"/>
        </w:rPr>
        <w:t>was unable to</w:t>
      </w:r>
      <w:r w:rsidRPr="00DA2B92">
        <w:rPr>
          <w:rFonts w:ascii="Times" w:hAnsi="Times"/>
          <w:color w:val="000000" w:themeColor="text1"/>
          <w:szCs w:val="28"/>
        </w:rPr>
        <w:t xml:space="preserve"> read a musical score, or that he did not feel he fully understood musical language. </w:t>
      </w:r>
      <w:r>
        <w:rPr>
          <w:rFonts w:ascii="Times" w:hAnsi="Times"/>
          <w:color w:val="000000" w:themeColor="text1"/>
          <w:szCs w:val="28"/>
        </w:rPr>
        <w:t xml:space="preserve">And yet perhaps he was being overly modest; he </w:t>
      </w:r>
      <w:r w:rsidRPr="00DA2B92">
        <w:rPr>
          <w:rFonts w:ascii="Times" w:hAnsi="Times"/>
          <w:color w:val="000000" w:themeColor="text1"/>
          <w:szCs w:val="28"/>
        </w:rPr>
        <w:t>does</w:t>
      </w:r>
      <w:r>
        <w:rPr>
          <w:rFonts w:ascii="Times" w:hAnsi="Times"/>
          <w:color w:val="000000" w:themeColor="text1"/>
          <w:szCs w:val="28"/>
        </w:rPr>
        <w:t>, after all,</w:t>
      </w:r>
      <w:r w:rsidRPr="00DA2B92">
        <w:rPr>
          <w:rFonts w:ascii="Times" w:hAnsi="Times"/>
          <w:color w:val="000000" w:themeColor="text1"/>
          <w:szCs w:val="28"/>
        </w:rPr>
        <w:t xml:space="preserve"> analyse the prosody of </w:t>
      </w:r>
      <w:r w:rsidRPr="00DA2B92">
        <w:rPr>
          <w:rFonts w:ascii="Times" w:hAnsi="Times"/>
          <w:i/>
          <w:iCs/>
          <w:color w:val="000000" w:themeColor="text1"/>
          <w:szCs w:val="28"/>
        </w:rPr>
        <w:t>Paradise Lost</w:t>
      </w:r>
      <w:r w:rsidRPr="00DA2B92">
        <w:rPr>
          <w:rFonts w:ascii="Times" w:hAnsi="Times"/>
          <w:color w:val="000000" w:themeColor="text1"/>
          <w:szCs w:val="28"/>
        </w:rPr>
        <w:t xml:space="preserve"> in terms of a pattern of “fifteen breves”</w:t>
      </w:r>
      <w:r>
        <w:rPr>
          <w:rFonts w:ascii="Times" w:hAnsi="Times"/>
          <w:color w:val="000000" w:themeColor="text1"/>
          <w:szCs w:val="28"/>
        </w:rPr>
        <w:t>,</w:t>
      </w:r>
      <w:r w:rsidRPr="00DA2B92">
        <w:rPr>
          <w:rFonts w:ascii="Times" w:hAnsi="Times"/>
          <w:color w:val="000000" w:themeColor="text1"/>
          <w:szCs w:val="28"/>
        </w:rPr>
        <w:t xml:space="preserve"> which suggests some knowledge</w:t>
      </w:r>
      <w:r>
        <w:rPr>
          <w:rFonts w:ascii="Times" w:hAnsi="Times"/>
          <w:color w:val="000000" w:themeColor="text1"/>
          <w:szCs w:val="28"/>
        </w:rPr>
        <w:t xml:space="preserve"> of</w:t>
      </w:r>
      <w:r w:rsidRPr="00DA2B92">
        <w:rPr>
          <w:rFonts w:ascii="Times" w:hAnsi="Times"/>
          <w:color w:val="000000" w:themeColor="text1"/>
          <w:szCs w:val="28"/>
        </w:rPr>
        <w:t xml:space="preserve"> musical </w:t>
      </w:r>
      <w:r>
        <w:rPr>
          <w:rFonts w:ascii="Times" w:hAnsi="Times"/>
          <w:color w:val="000000" w:themeColor="text1"/>
          <w:szCs w:val="28"/>
        </w:rPr>
        <w:t xml:space="preserve">terms </w:t>
      </w:r>
      <w:r w:rsidRPr="00DA2B92">
        <w:rPr>
          <w:rFonts w:ascii="Times" w:hAnsi="Times"/>
          <w:color w:val="000000" w:themeColor="text1"/>
          <w:szCs w:val="28"/>
        </w:rPr>
        <w:t>(</w:t>
      </w:r>
      <w:r w:rsidRPr="00DA2B92">
        <w:rPr>
          <w:rFonts w:ascii="Times" w:hAnsi="Times"/>
          <w:i/>
          <w:iCs/>
          <w:color w:val="000000" w:themeColor="text1"/>
          <w:szCs w:val="28"/>
        </w:rPr>
        <w:t xml:space="preserve">Marginalia, </w:t>
      </w:r>
      <w:r w:rsidRPr="00DA2B92">
        <w:rPr>
          <w:rFonts w:ascii="Times" w:hAnsi="Times"/>
          <w:color w:val="000000" w:themeColor="text1"/>
          <w:szCs w:val="28"/>
        </w:rPr>
        <w:t>ed. Jackson, iv.</w:t>
      </w:r>
      <w:r>
        <w:rPr>
          <w:rFonts w:ascii="Times" w:hAnsi="Times"/>
          <w:color w:val="000000" w:themeColor="text1"/>
          <w:szCs w:val="28"/>
        </w:rPr>
        <w:t xml:space="preserve"> </w:t>
      </w:r>
      <w:r w:rsidRPr="00DA2B92">
        <w:rPr>
          <w:rFonts w:ascii="Times" w:hAnsi="Times"/>
          <w:color w:val="000000" w:themeColor="text1"/>
          <w:szCs w:val="28"/>
        </w:rPr>
        <w:t xml:space="preserve">603-4). And although there are no musical scores to be found in his notebooks, they do contain quite a few comments about his wide-ranging musical listening, to instruments such as the </w:t>
      </w:r>
      <w:proofErr w:type="spellStart"/>
      <w:r w:rsidRPr="00DA2B92">
        <w:rPr>
          <w:rFonts w:ascii="Times" w:hAnsi="Times"/>
          <w:color w:val="000000" w:themeColor="text1"/>
          <w:szCs w:val="28"/>
        </w:rPr>
        <w:t>Eolian</w:t>
      </w:r>
      <w:proofErr w:type="spellEnd"/>
      <w:r w:rsidRPr="00DA2B92">
        <w:rPr>
          <w:rFonts w:ascii="Times" w:hAnsi="Times"/>
          <w:color w:val="000000" w:themeColor="text1"/>
          <w:szCs w:val="28"/>
        </w:rPr>
        <w:t xml:space="preserve"> harp and Glass Harmonica as well as to a range of </w:t>
      </w:r>
      <w:r>
        <w:rPr>
          <w:rFonts w:ascii="Times" w:hAnsi="Times"/>
          <w:color w:val="000000" w:themeColor="text1"/>
          <w:szCs w:val="28"/>
        </w:rPr>
        <w:lastRenderedPageBreak/>
        <w:t xml:space="preserve">polite and popular </w:t>
      </w:r>
      <w:r w:rsidRPr="00DA2B92">
        <w:rPr>
          <w:rFonts w:ascii="Times" w:hAnsi="Times"/>
          <w:color w:val="000000" w:themeColor="text1"/>
          <w:szCs w:val="28"/>
        </w:rPr>
        <w:t xml:space="preserve">musical forms; he notes, for </w:t>
      </w:r>
      <w:proofErr w:type="gramStart"/>
      <w:r w:rsidRPr="00DA2B92">
        <w:rPr>
          <w:rFonts w:ascii="Times" w:hAnsi="Times"/>
          <w:color w:val="000000" w:themeColor="text1"/>
          <w:szCs w:val="28"/>
        </w:rPr>
        <w:t>instance,  the</w:t>
      </w:r>
      <w:proofErr w:type="gramEnd"/>
      <w:r w:rsidRPr="00DA2B92">
        <w:rPr>
          <w:rFonts w:ascii="Times" w:hAnsi="Times"/>
          <w:color w:val="000000" w:themeColor="text1"/>
          <w:szCs w:val="28"/>
        </w:rPr>
        <w:t xml:space="preserve"> superior song of the Ramsgate Muffin Man but also talks about enjoying Beethoven, Weber, Mozart and</w:t>
      </w:r>
      <w:r w:rsidRPr="00DA2B92">
        <w:rPr>
          <w:rFonts w:ascii="Times" w:hAnsi="Times"/>
          <w:szCs w:val="20"/>
        </w:rPr>
        <w:t xml:space="preserve"> </w:t>
      </w:r>
      <w:proofErr w:type="spellStart"/>
      <w:r w:rsidRPr="00DA2B92">
        <w:rPr>
          <w:rFonts w:ascii="Times" w:hAnsi="Times"/>
          <w:szCs w:val="20"/>
        </w:rPr>
        <w:t>Cimarosa</w:t>
      </w:r>
      <w:proofErr w:type="spellEnd"/>
      <w:r w:rsidRPr="00DA2B92">
        <w:rPr>
          <w:rFonts w:ascii="Times" w:hAnsi="Times"/>
          <w:szCs w:val="20"/>
        </w:rPr>
        <w:t>.</w:t>
      </w:r>
      <w:r w:rsidRPr="00DA2B92">
        <w:rPr>
          <w:rFonts w:ascii="Times" w:hAnsi="Times"/>
          <w:color w:val="000000" w:themeColor="text1"/>
          <w:szCs w:val="28"/>
        </w:rPr>
        <w:t xml:space="preserve"> In an essay in </w:t>
      </w:r>
      <w:r w:rsidRPr="00DA2B92">
        <w:rPr>
          <w:rFonts w:ascii="Times" w:hAnsi="Times"/>
          <w:i/>
          <w:iCs/>
          <w:color w:val="000000" w:themeColor="text1"/>
          <w:szCs w:val="28"/>
        </w:rPr>
        <w:t xml:space="preserve">The </w:t>
      </w:r>
      <w:proofErr w:type="gramStart"/>
      <w:r w:rsidRPr="00DA2B92">
        <w:rPr>
          <w:rFonts w:ascii="Times" w:hAnsi="Times"/>
          <w:i/>
          <w:iCs/>
          <w:color w:val="000000" w:themeColor="text1"/>
          <w:szCs w:val="28"/>
        </w:rPr>
        <w:t>Friend</w:t>
      </w:r>
      <w:proofErr w:type="gramEnd"/>
      <w:r w:rsidRPr="00DA2B92">
        <w:rPr>
          <w:rFonts w:ascii="Times" w:hAnsi="Times"/>
          <w:i/>
          <w:iCs/>
          <w:color w:val="000000" w:themeColor="text1"/>
          <w:szCs w:val="28"/>
        </w:rPr>
        <w:t xml:space="preserve"> </w:t>
      </w:r>
      <w:r w:rsidRPr="00DA2B92">
        <w:rPr>
          <w:rFonts w:ascii="Times" w:hAnsi="Times"/>
          <w:color w:val="000000" w:themeColor="text1"/>
          <w:szCs w:val="28"/>
        </w:rPr>
        <w:t>he identifies</w:t>
      </w:r>
      <w:r w:rsidRPr="00DA2B92">
        <w:rPr>
          <w:rFonts w:ascii="Times" w:hAnsi="Times"/>
          <w:i/>
          <w:iCs/>
          <w:color w:val="000000" w:themeColor="text1"/>
          <w:szCs w:val="28"/>
        </w:rPr>
        <w:t xml:space="preserve"> </w:t>
      </w:r>
      <w:r w:rsidRPr="00DA2B92">
        <w:rPr>
          <w:rFonts w:ascii="Times" w:hAnsi="Times"/>
          <w:szCs w:val="20"/>
        </w:rPr>
        <w:t xml:space="preserve">a sense of ‘recognition’ in listening to music: </w:t>
      </w:r>
    </w:p>
    <w:p w14:paraId="5F187E2A" w14:textId="77777777" w:rsidR="00155984" w:rsidRPr="00DA2B92" w:rsidRDefault="00155984" w:rsidP="00283D55">
      <w:pPr>
        <w:ind w:left="720"/>
        <w:rPr>
          <w:rFonts w:ascii="Times" w:hAnsi="Times"/>
          <w:szCs w:val="20"/>
        </w:rPr>
      </w:pPr>
      <w:r w:rsidRPr="00DA2B92">
        <w:rPr>
          <w:rFonts w:ascii="Times" w:hAnsi="Times"/>
          <w:szCs w:val="20"/>
        </w:rPr>
        <w:t xml:space="preserve">If we listen to a Symphony of </w:t>
      </w:r>
      <w:proofErr w:type="spellStart"/>
      <w:r w:rsidRPr="00DA2B92">
        <w:rPr>
          <w:rFonts w:ascii="Times" w:hAnsi="Times"/>
          <w:szCs w:val="20"/>
        </w:rPr>
        <w:t>Cimarosa</w:t>
      </w:r>
      <w:proofErr w:type="spellEnd"/>
      <w:r w:rsidRPr="00DA2B92">
        <w:rPr>
          <w:rFonts w:ascii="Times" w:hAnsi="Times"/>
          <w:szCs w:val="20"/>
        </w:rPr>
        <w:t>, the present strain still seems not only to recall, but almost to renew, some past movement, another and yet the same! Each present movement bringing back, as it were, and embodying the spirit of some melody that had gone before, anticipates and seems trying to overtake something that is to come (</w:t>
      </w:r>
      <w:r w:rsidRPr="00DA2B92">
        <w:rPr>
          <w:rFonts w:ascii="Times" w:hAnsi="Times"/>
          <w:i/>
          <w:iCs/>
          <w:szCs w:val="20"/>
        </w:rPr>
        <w:t>The Notebooks of Samuel Taylor Coleridge</w:t>
      </w:r>
      <w:r w:rsidRPr="00DA2B92">
        <w:rPr>
          <w:rFonts w:ascii="Times" w:hAnsi="Times"/>
          <w:szCs w:val="20"/>
        </w:rPr>
        <w:t>, ed. Kathleen Coburn (5 vols, London, 1957–2002), ii. 2356).</w:t>
      </w:r>
    </w:p>
    <w:p w14:paraId="553EE1AE" w14:textId="77777777" w:rsidR="00283D55" w:rsidRDefault="00283D55" w:rsidP="00155984">
      <w:pPr>
        <w:spacing w:line="360" w:lineRule="auto"/>
        <w:rPr>
          <w:rFonts w:ascii="Times" w:hAnsi="Times"/>
        </w:rPr>
      </w:pPr>
    </w:p>
    <w:p w14:paraId="49ACF224" w14:textId="78A10B64" w:rsidR="00155984" w:rsidRPr="00DA2B92" w:rsidRDefault="00155984" w:rsidP="00155984">
      <w:pPr>
        <w:spacing w:line="360" w:lineRule="auto"/>
        <w:rPr>
          <w:rFonts w:ascii="Times" w:hAnsi="Times"/>
        </w:rPr>
      </w:pPr>
      <w:r w:rsidRPr="00DA2B92">
        <w:rPr>
          <w:rFonts w:ascii="Times" w:hAnsi="Times"/>
        </w:rPr>
        <w:t>This sensitivity to the effects of musical repetition informs Coleridge’s own poetic composition and points to the importance of musical thinking to his own understanding of sound and its forms and effects in poetry.</w:t>
      </w:r>
      <w:r w:rsidRPr="00DA2B92">
        <w:rPr>
          <w:rStyle w:val="EndnoteReference"/>
          <w:rFonts w:ascii="Times" w:hAnsi="Times"/>
          <w:szCs w:val="20"/>
        </w:rPr>
        <w:t xml:space="preserve"> </w:t>
      </w:r>
      <w:r w:rsidRPr="00DA2B92">
        <w:rPr>
          <w:rStyle w:val="EndnoteReference"/>
          <w:rFonts w:ascii="Times" w:hAnsi="Times"/>
          <w:szCs w:val="20"/>
        </w:rPr>
        <w:endnoteReference w:id="9"/>
      </w:r>
      <w:r w:rsidRPr="00DA2B92">
        <w:rPr>
          <w:rFonts w:ascii="Times" w:hAnsi="Times"/>
        </w:rPr>
        <w:t xml:space="preserve"> </w:t>
      </w:r>
    </w:p>
    <w:p w14:paraId="0AD2239A" w14:textId="77777777" w:rsidR="00155984" w:rsidRPr="003E4E34"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ab/>
        <w:t>Coleridge was keenly aware that poets did not use the “language of music”</w:t>
      </w:r>
      <w:r>
        <w:rPr>
          <w:rFonts w:ascii="Times" w:hAnsi="Times"/>
          <w:color w:val="000000" w:themeColor="text1"/>
          <w:szCs w:val="28"/>
        </w:rPr>
        <w:t xml:space="preserve"> itself,</w:t>
      </w:r>
      <w:r w:rsidRPr="00DA2B92">
        <w:rPr>
          <w:rFonts w:ascii="Times" w:hAnsi="Times"/>
          <w:color w:val="000000" w:themeColor="text1"/>
          <w:szCs w:val="28"/>
        </w:rPr>
        <w:t xml:space="preserve"> and that included musical notation</w:t>
      </w:r>
      <w:r>
        <w:rPr>
          <w:rFonts w:ascii="Times" w:hAnsi="Times"/>
          <w:color w:val="000000" w:themeColor="text1"/>
          <w:szCs w:val="28"/>
        </w:rPr>
        <w:t>,</w:t>
      </w:r>
      <w:r w:rsidRPr="00DA2B92">
        <w:rPr>
          <w:rFonts w:ascii="Times" w:hAnsi="Times"/>
          <w:color w:val="000000" w:themeColor="text1"/>
          <w:szCs w:val="28"/>
        </w:rPr>
        <w:t xml:space="preserve"> to indicate the dynamics of a poem. And yet, as he instinctively understood, somehow certain poems or lines in poems can suggest different dynamic qualities, with some moments seeming louder or quieter than others.</w:t>
      </w:r>
      <w:r>
        <w:rPr>
          <w:rFonts w:ascii="Times" w:hAnsi="Times"/>
          <w:color w:val="000000" w:themeColor="text1"/>
          <w:szCs w:val="28"/>
        </w:rPr>
        <w:t xml:space="preserve"> </w:t>
      </w:r>
      <w:r w:rsidRPr="00DA2B92">
        <w:rPr>
          <w:rFonts w:ascii="Times" w:hAnsi="Times"/>
          <w:color w:val="000000" w:themeColor="text1"/>
          <w:szCs w:val="28"/>
        </w:rPr>
        <w:t>Coleridge’s poems are</w:t>
      </w:r>
      <w:r>
        <w:rPr>
          <w:rFonts w:ascii="Times" w:hAnsi="Times"/>
          <w:color w:val="000000" w:themeColor="text1"/>
          <w:szCs w:val="28"/>
        </w:rPr>
        <w:t xml:space="preserve"> </w:t>
      </w:r>
      <w:r w:rsidRPr="00DA2B92">
        <w:rPr>
          <w:rFonts w:ascii="Times" w:hAnsi="Times"/>
          <w:color w:val="000000" w:themeColor="text1"/>
          <w:szCs w:val="28"/>
        </w:rPr>
        <w:t>especially rich in</w:t>
      </w:r>
      <w:r>
        <w:rPr>
          <w:rFonts w:ascii="Times" w:hAnsi="Times"/>
          <w:color w:val="000000" w:themeColor="text1"/>
          <w:szCs w:val="28"/>
        </w:rPr>
        <w:t xml:space="preserve"> </w:t>
      </w:r>
      <w:r w:rsidRPr="00DA2B92">
        <w:rPr>
          <w:rFonts w:ascii="Times" w:hAnsi="Times"/>
          <w:color w:val="000000" w:themeColor="text1"/>
          <w:szCs w:val="28"/>
        </w:rPr>
        <w:t xml:space="preserve">dynamic effects.  It is striking how many of his lyric ‘Conversation poems’ not only meditate on sounds heard, but themselves describe </w:t>
      </w:r>
      <w:proofErr w:type="gramStart"/>
      <w:r w:rsidRPr="00DA2B92">
        <w:rPr>
          <w:rFonts w:ascii="Times" w:hAnsi="Times"/>
          <w:color w:val="000000" w:themeColor="text1"/>
          <w:szCs w:val="28"/>
        </w:rPr>
        <w:t>and also</w:t>
      </w:r>
      <w:proofErr w:type="gramEnd"/>
      <w:r w:rsidRPr="00DA2B92">
        <w:rPr>
          <w:rFonts w:ascii="Times" w:hAnsi="Times"/>
          <w:color w:val="000000" w:themeColor="text1"/>
          <w:szCs w:val="28"/>
        </w:rPr>
        <w:t xml:space="preserve"> communicate changes in volume. Consider the following shifts</w:t>
      </w:r>
      <w:commentRangeStart w:id="27"/>
      <w:r w:rsidRPr="00DA2B92">
        <w:rPr>
          <w:rFonts w:ascii="Times" w:hAnsi="Times"/>
          <w:color w:val="000000" w:themeColor="text1"/>
          <w:szCs w:val="28"/>
        </w:rPr>
        <w:t xml:space="preserve">: from the owlet’s cry which comes “loud” </w:t>
      </w:r>
      <w:r>
        <w:rPr>
          <w:rFonts w:ascii="Times" w:hAnsi="Times"/>
          <w:color w:val="000000" w:themeColor="text1"/>
          <w:szCs w:val="28"/>
        </w:rPr>
        <w:t xml:space="preserve">(l.3) </w:t>
      </w:r>
      <w:r w:rsidRPr="00DA2B92">
        <w:rPr>
          <w:rFonts w:ascii="Times" w:hAnsi="Times"/>
          <w:color w:val="000000" w:themeColor="text1"/>
          <w:szCs w:val="28"/>
        </w:rPr>
        <w:t>to the quieter sound of the fluttering soot on the grate</w:t>
      </w:r>
      <w:r>
        <w:rPr>
          <w:rFonts w:ascii="Times" w:hAnsi="Times"/>
          <w:color w:val="000000" w:themeColor="text1"/>
          <w:szCs w:val="28"/>
        </w:rPr>
        <w:t xml:space="preserve"> (l.15)</w:t>
      </w:r>
      <w:r w:rsidRPr="00DA2B92">
        <w:rPr>
          <w:rFonts w:ascii="Times" w:hAnsi="Times"/>
          <w:color w:val="000000" w:themeColor="text1"/>
          <w:szCs w:val="28"/>
        </w:rPr>
        <w:t xml:space="preserve"> in “Frost at Midnight;” from the silence of the stream</w:t>
      </w:r>
      <w:r>
        <w:rPr>
          <w:rFonts w:ascii="Times" w:hAnsi="Times"/>
          <w:color w:val="000000" w:themeColor="text1"/>
          <w:szCs w:val="28"/>
        </w:rPr>
        <w:t xml:space="preserve"> (l.6)</w:t>
      </w:r>
      <w:r w:rsidRPr="00DA2B92">
        <w:rPr>
          <w:rFonts w:ascii="Times" w:hAnsi="Times"/>
          <w:color w:val="000000" w:themeColor="text1"/>
          <w:szCs w:val="28"/>
        </w:rPr>
        <w:t xml:space="preserve"> to the happy song of nightingales in “The Nightingale</w:t>
      </w:r>
      <w:r>
        <w:rPr>
          <w:rFonts w:ascii="Times" w:hAnsi="Times"/>
          <w:color w:val="000000" w:themeColor="text1"/>
          <w:szCs w:val="28"/>
        </w:rPr>
        <w:t>:</w:t>
      </w:r>
      <w:r w:rsidRPr="00DA2B92">
        <w:rPr>
          <w:rFonts w:ascii="Times" w:hAnsi="Times"/>
          <w:color w:val="000000" w:themeColor="text1"/>
          <w:szCs w:val="28"/>
        </w:rPr>
        <w:t xml:space="preserve"> A Conversation</w:t>
      </w:r>
      <w:r>
        <w:rPr>
          <w:rFonts w:ascii="Times" w:hAnsi="Times"/>
          <w:color w:val="000000" w:themeColor="text1"/>
          <w:szCs w:val="28"/>
        </w:rPr>
        <w:t xml:space="preserve"> Poem</w:t>
      </w:r>
      <w:r w:rsidRPr="00DA2B92">
        <w:rPr>
          <w:rFonts w:ascii="Times" w:hAnsi="Times"/>
          <w:color w:val="000000" w:themeColor="text1"/>
          <w:szCs w:val="28"/>
        </w:rPr>
        <w:t>;” from “green and silent spot”</w:t>
      </w:r>
      <w:r>
        <w:rPr>
          <w:rFonts w:ascii="Times" w:hAnsi="Times"/>
          <w:color w:val="000000" w:themeColor="text1"/>
          <w:szCs w:val="28"/>
        </w:rPr>
        <w:t xml:space="preserve"> (l.1) </w:t>
      </w:r>
      <w:r w:rsidRPr="00DA2B92">
        <w:rPr>
          <w:rFonts w:ascii="Times" w:hAnsi="Times"/>
          <w:color w:val="000000" w:themeColor="text1"/>
          <w:szCs w:val="28"/>
        </w:rPr>
        <w:t>and “small and silent dell”</w:t>
      </w:r>
      <w:r>
        <w:rPr>
          <w:rFonts w:ascii="Times" w:hAnsi="Times"/>
          <w:color w:val="000000" w:themeColor="text1"/>
          <w:szCs w:val="28"/>
        </w:rPr>
        <w:t xml:space="preserve"> (l.2) </w:t>
      </w:r>
      <w:r w:rsidRPr="00DA2B92">
        <w:rPr>
          <w:rFonts w:ascii="Times" w:hAnsi="Times"/>
          <w:color w:val="000000" w:themeColor="text1"/>
          <w:szCs w:val="28"/>
        </w:rPr>
        <w:t xml:space="preserve"> to the crescendo in Invasion’s “thunder and the shout,</w:t>
      </w:r>
      <w:r>
        <w:rPr>
          <w:rFonts w:ascii="Times" w:hAnsi="Times"/>
          <w:color w:val="000000" w:themeColor="text1"/>
          <w:szCs w:val="28"/>
        </w:rPr>
        <w:t>/</w:t>
      </w:r>
      <w:r w:rsidRPr="00DA2B92">
        <w:rPr>
          <w:rFonts w:ascii="Times" w:hAnsi="Times"/>
          <w:color w:val="000000" w:themeColor="text1"/>
          <w:szCs w:val="28"/>
        </w:rPr>
        <w:t xml:space="preserve"> And all the crash”</w:t>
      </w:r>
      <w:r>
        <w:rPr>
          <w:rFonts w:ascii="Times" w:hAnsi="Times"/>
          <w:color w:val="000000" w:themeColor="text1"/>
          <w:szCs w:val="28"/>
        </w:rPr>
        <w:t xml:space="preserve"> (l.36-37) </w:t>
      </w:r>
      <w:r w:rsidRPr="00DA2B92">
        <w:rPr>
          <w:rFonts w:ascii="Times" w:hAnsi="Times"/>
          <w:color w:val="000000" w:themeColor="text1"/>
          <w:szCs w:val="28"/>
        </w:rPr>
        <w:t xml:space="preserve"> in “Fears in Solitude;” from “the stilly murmur of the distant Sea,” that “Tells us of Silence”</w:t>
      </w:r>
      <w:r>
        <w:rPr>
          <w:rFonts w:ascii="Times" w:hAnsi="Times"/>
          <w:color w:val="000000" w:themeColor="text1"/>
          <w:szCs w:val="28"/>
        </w:rPr>
        <w:t xml:space="preserve"> (ll.11-12),</w:t>
      </w:r>
      <w:r w:rsidRPr="00DA2B92">
        <w:rPr>
          <w:rFonts w:ascii="Times" w:hAnsi="Times"/>
          <w:color w:val="000000" w:themeColor="text1"/>
          <w:szCs w:val="28"/>
        </w:rPr>
        <w:t xml:space="preserve"> to the music of the breeze as it plays over the lute strings in “The </w:t>
      </w:r>
      <w:proofErr w:type="spellStart"/>
      <w:r w:rsidRPr="00DA2B92">
        <w:rPr>
          <w:rFonts w:ascii="Times" w:hAnsi="Times"/>
          <w:color w:val="000000" w:themeColor="text1"/>
          <w:szCs w:val="28"/>
        </w:rPr>
        <w:t>Eolian</w:t>
      </w:r>
      <w:proofErr w:type="spellEnd"/>
      <w:r w:rsidRPr="00DA2B92">
        <w:rPr>
          <w:rFonts w:ascii="Times" w:hAnsi="Times"/>
          <w:color w:val="000000" w:themeColor="text1"/>
          <w:szCs w:val="28"/>
        </w:rPr>
        <w:t xml:space="preserve"> Harp”</w:t>
      </w:r>
      <w:r>
        <w:rPr>
          <w:rFonts w:ascii="Times" w:hAnsi="Times"/>
          <w:color w:val="000000" w:themeColor="text1"/>
          <w:szCs w:val="28"/>
        </w:rPr>
        <w:t xml:space="preserve"> (l.15).</w:t>
      </w:r>
      <w:r w:rsidRPr="00DA2B92">
        <w:rPr>
          <w:rFonts w:ascii="Times" w:hAnsi="Times"/>
          <w:color w:val="000000" w:themeColor="text1"/>
          <w:szCs w:val="28"/>
          <w:lang w:val="en-US" w:eastAsia="zh-CN"/>
        </w:rPr>
        <w:t xml:space="preserve"> </w:t>
      </w:r>
      <w:commentRangeEnd w:id="27"/>
      <w:r>
        <w:commentReference w:id="27"/>
      </w:r>
      <w:r w:rsidRPr="00DA2B92">
        <w:rPr>
          <w:rFonts w:ascii="Times" w:hAnsi="Times"/>
          <w:color w:val="000000" w:themeColor="text1"/>
          <w:szCs w:val="28"/>
          <w:lang w:val="en-US" w:eastAsia="zh-CN"/>
        </w:rPr>
        <w:t xml:space="preserve">Coleridge offers a descriptive vocabulary to describe a range of dynamics, a shifting scale of volume from loud to quiet to silence. But his poems not only name and describe these dynamics but also perform these shifts in their verbal, acoustic and rhythmic textures.  </w:t>
      </w:r>
    </w:p>
    <w:p w14:paraId="3AAC7A3A" w14:textId="16B22F95" w:rsidR="00155984" w:rsidRPr="00DA2B92" w:rsidRDefault="00155984" w:rsidP="00155984">
      <w:pPr>
        <w:spacing w:before="100" w:beforeAutospacing="1" w:after="100" w:afterAutospacing="1" w:line="360" w:lineRule="auto"/>
        <w:ind w:firstLine="720"/>
        <w:rPr>
          <w:rFonts w:ascii="Times" w:hAnsi="Times"/>
          <w:szCs w:val="22"/>
        </w:rPr>
      </w:pPr>
      <w:r w:rsidRPr="00DA2B92">
        <w:rPr>
          <w:rFonts w:ascii="Times" w:hAnsi="Times"/>
          <w:szCs w:val="22"/>
        </w:rPr>
        <w:t xml:space="preserve">The late critic Thomas </w:t>
      </w:r>
      <w:proofErr w:type="spellStart"/>
      <w:r w:rsidRPr="007E2B62">
        <w:rPr>
          <w:rFonts w:ascii="Times" w:hAnsi="Times"/>
          <w:szCs w:val="22"/>
        </w:rPr>
        <w:t>Macfarlan</w:t>
      </w:r>
      <w:r w:rsidR="00D533F7">
        <w:rPr>
          <w:rFonts w:ascii="Times" w:hAnsi="Times"/>
          <w:szCs w:val="22"/>
        </w:rPr>
        <w:t>d</w:t>
      </w:r>
      <w:proofErr w:type="spellEnd"/>
      <w:r w:rsidRPr="007E2B62">
        <w:rPr>
          <w:rFonts w:ascii="Times" w:hAnsi="Times"/>
          <w:szCs w:val="22"/>
        </w:rPr>
        <w:t xml:space="preserve"> was attuned to dynamic shifts across Coleridge’s poetry. </w:t>
      </w:r>
      <w:r>
        <w:rPr>
          <w:rFonts w:ascii="Times" w:hAnsi="Times"/>
          <w:szCs w:val="22"/>
        </w:rPr>
        <w:t xml:space="preserve">The </w:t>
      </w:r>
      <w:r w:rsidRPr="00DA2B92">
        <w:rPr>
          <w:rFonts w:ascii="Times" w:hAnsi="Times"/>
          <w:color w:val="000000" w:themeColor="text1"/>
          <w:szCs w:val="28"/>
        </w:rPr>
        <w:t>opening lines of “</w:t>
      </w:r>
      <w:r>
        <w:rPr>
          <w:rFonts w:ascii="Times" w:hAnsi="Times"/>
          <w:color w:val="000000" w:themeColor="text1"/>
          <w:szCs w:val="28"/>
        </w:rPr>
        <w:t xml:space="preserve">The </w:t>
      </w:r>
      <w:r w:rsidRPr="00DA2B92">
        <w:rPr>
          <w:rFonts w:ascii="Times" w:hAnsi="Times"/>
          <w:color w:val="000000" w:themeColor="text1"/>
          <w:szCs w:val="28"/>
        </w:rPr>
        <w:t>Nightingale</w:t>
      </w:r>
      <w:r>
        <w:rPr>
          <w:rFonts w:ascii="Times" w:hAnsi="Times"/>
          <w:color w:val="000000" w:themeColor="text1"/>
          <w:szCs w:val="28"/>
        </w:rPr>
        <w:t>: A Conversation Poem,</w:t>
      </w:r>
      <w:r w:rsidRPr="00DA2B92">
        <w:rPr>
          <w:rFonts w:ascii="Times" w:hAnsi="Times"/>
          <w:color w:val="000000" w:themeColor="text1"/>
          <w:szCs w:val="28"/>
        </w:rPr>
        <w:t>”</w:t>
      </w:r>
      <w:r>
        <w:rPr>
          <w:rFonts w:ascii="Times" w:hAnsi="Times"/>
          <w:color w:val="000000" w:themeColor="text1"/>
          <w:szCs w:val="28"/>
        </w:rPr>
        <w:t xml:space="preserve"> he suggests, have, </w:t>
      </w:r>
      <w:r w:rsidRPr="00DA2B92">
        <w:rPr>
          <w:rFonts w:ascii="Times" w:hAnsi="Times"/>
          <w:color w:val="000000" w:themeColor="text1"/>
          <w:szCs w:val="28"/>
        </w:rPr>
        <w:t>“</w:t>
      </w:r>
      <w:r w:rsidRPr="00DA2B92">
        <w:rPr>
          <w:rFonts w:ascii="Times" w:hAnsi="Times"/>
          <w:szCs w:val="22"/>
        </w:rPr>
        <w:t>a quietness</w:t>
      </w:r>
      <w:r w:rsidRPr="00DA2B92">
        <w:rPr>
          <w:rFonts w:ascii="Times" w:hAnsi="Times"/>
          <w:b/>
          <w:bCs/>
          <w:szCs w:val="22"/>
        </w:rPr>
        <w:t xml:space="preserve"> </w:t>
      </w:r>
      <w:r w:rsidRPr="00DA2B92">
        <w:rPr>
          <w:rFonts w:ascii="Times" w:hAnsi="Times"/>
          <w:szCs w:val="22"/>
        </w:rPr>
        <w:t xml:space="preserve">that is </w:t>
      </w:r>
      <w:r w:rsidRPr="00DA2B92">
        <w:rPr>
          <w:rFonts w:ascii="Times" w:hAnsi="Times"/>
          <w:position w:val="2"/>
          <w:szCs w:val="22"/>
        </w:rPr>
        <w:t xml:space="preserve">in stark contrast </w:t>
      </w:r>
      <w:r w:rsidRPr="00DA2B92">
        <w:rPr>
          <w:rFonts w:ascii="Times" w:hAnsi="Times"/>
          <w:szCs w:val="22"/>
        </w:rPr>
        <w:t xml:space="preserve">to the frenetic notes of the hysterical sublime” </w:t>
      </w:r>
      <w:r>
        <w:rPr>
          <w:rFonts w:ascii="Times" w:hAnsi="Times"/>
          <w:szCs w:val="22"/>
        </w:rPr>
        <w:t>w</w:t>
      </w:r>
      <w:r w:rsidRPr="00DA2B92">
        <w:rPr>
          <w:rFonts w:ascii="Times" w:hAnsi="Times"/>
          <w:szCs w:val="22"/>
        </w:rPr>
        <w:t>e hear in some of Coleridge’s earlier work (</w:t>
      </w:r>
      <w:proofErr w:type="spellStart"/>
      <w:r w:rsidRPr="00DA2B92">
        <w:rPr>
          <w:rFonts w:ascii="Times" w:hAnsi="Times"/>
          <w:szCs w:val="22"/>
        </w:rPr>
        <w:t>Macfarlan</w:t>
      </w:r>
      <w:r w:rsidR="00D533F7">
        <w:rPr>
          <w:rFonts w:ascii="Times" w:hAnsi="Times"/>
          <w:szCs w:val="22"/>
        </w:rPr>
        <w:t>d</w:t>
      </w:r>
      <w:proofErr w:type="spellEnd"/>
      <w:r w:rsidRPr="00DA2B92">
        <w:rPr>
          <w:rFonts w:ascii="Times" w:hAnsi="Times"/>
          <w:szCs w:val="22"/>
        </w:rPr>
        <w:t>, 1981</w:t>
      </w:r>
      <w:r>
        <w:rPr>
          <w:rFonts w:ascii="Times" w:hAnsi="Times"/>
          <w:szCs w:val="22"/>
        </w:rPr>
        <w:t>:</w:t>
      </w:r>
      <w:r w:rsidRPr="00DA2B92">
        <w:rPr>
          <w:rFonts w:ascii="Times" w:hAnsi="Times"/>
          <w:szCs w:val="22"/>
        </w:rPr>
        <w:t xml:space="preserve"> 246). </w:t>
      </w:r>
      <w:r>
        <w:rPr>
          <w:rFonts w:ascii="Times" w:hAnsi="Times"/>
          <w:szCs w:val="22"/>
        </w:rPr>
        <w:t xml:space="preserve">The word “quieter” suggests </w:t>
      </w:r>
      <w:r w:rsidRPr="007E2B62">
        <w:rPr>
          <w:rFonts w:ascii="Times" w:hAnsi="Times"/>
          <w:szCs w:val="22"/>
        </w:rPr>
        <w:t>intimate, less declamatory</w:t>
      </w:r>
      <w:r>
        <w:rPr>
          <w:rFonts w:ascii="Times" w:hAnsi="Times"/>
          <w:szCs w:val="22"/>
        </w:rPr>
        <w:t>; but his choice of word also conveys a sense of volume</w:t>
      </w:r>
      <w:r w:rsidRPr="007E2B62">
        <w:rPr>
          <w:rFonts w:ascii="Times" w:hAnsi="Times"/>
          <w:szCs w:val="22"/>
        </w:rPr>
        <w:t>.</w:t>
      </w:r>
      <w:r w:rsidRPr="00DA2B92">
        <w:rPr>
          <w:rFonts w:ascii="Times" w:hAnsi="Times"/>
          <w:szCs w:val="22"/>
        </w:rPr>
        <w:t xml:space="preserve"> I want to push this</w:t>
      </w:r>
      <w:r>
        <w:rPr>
          <w:rFonts w:ascii="Times" w:hAnsi="Times"/>
          <w:szCs w:val="22"/>
        </w:rPr>
        <w:t xml:space="preserve"> yet </w:t>
      </w:r>
      <w:r w:rsidRPr="00DA2B92">
        <w:rPr>
          <w:rFonts w:ascii="Times" w:hAnsi="Times"/>
          <w:szCs w:val="22"/>
        </w:rPr>
        <w:t xml:space="preserve">further and think about how </w:t>
      </w:r>
      <w:r>
        <w:rPr>
          <w:rFonts w:ascii="Times" w:hAnsi="Times"/>
          <w:szCs w:val="22"/>
        </w:rPr>
        <w:t xml:space="preserve">this sound, this </w:t>
      </w:r>
      <w:r w:rsidRPr="00DA2B92">
        <w:rPr>
          <w:rFonts w:ascii="Times" w:hAnsi="Times"/>
          <w:szCs w:val="22"/>
        </w:rPr>
        <w:t>quiet is expresse</w:t>
      </w:r>
      <w:r>
        <w:rPr>
          <w:rFonts w:ascii="Times" w:hAnsi="Times"/>
          <w:szCs w:val="22"/>
        </w:rPr>
        <w:t>d:</w:t>
      </w:r>
    </w:p>
    <w:p w14:paraId="05D9CE27" w14:textId="77777777" w:rsidR="00155984" w:rsidRPr="00DA2B92" w:rsidRDefault="00155984" w:rsidP="00155984">
      <w:pPr>
        <w:spacing w:before="100" w:beforeAutospacing="1" w:after="100" w:afterAutospacing="1"/>
        <w:ind w:firstLine="720"/>
        <w:rPr>
          <w:rFonts w:ascii="Times" w:hAnsi="Times"/>
          <w:szCs w:val="22"/>
        </w:rPr>
      </w:pPr>
      <w:r w:rsidRPr="00DA2B92">
        <w:rPr>
          <w:rFonts w:ascii="Times" w:hAnsi="Times"/>
          <w:szCs w:val="22"/>
        </w:rPr>
        <w:lastRenderedPageBreak/>
        <w:t xml:space="preserve">No cloud, no </w:t>
      </w:r>
      <w:proofErr w:type="spellStart"/>
      <w:r w:rsidRPr="00DA2B92">
        <w:rPr>
          <w:rFonts w:ascii="Times" w:hAnsi="Times"/>
          <w:szCs w:val="22"/>
        </w:rPr>
        <w:t>relique</w:t>
      </w:r>
      <w:proofErr w:type="spellEnd"/>
      <w:r w:rsidRPr="00DA2B92">
        <w:rPr>
          <w:rFonts w:ascii="Times" w:hAnsi="Times"/>
          <w:szCs w:val="22"/>
        </w:rPr>
        <w:t xml:space="preserve"> of the sunken day </w:t>
      </w:r>
    </w:p>
    <w:p w14:paraId="0FC661CC" w14:textId="77777777" w:rsidR="00155984" w:rsidRPr="00DA2B92" w:rsidRDefault="00155984" w:rsidP="00155984">
      <w:pPr>
        <w:spacing w:before="100" w:beforeAutospacing="1" w:after="100" w:afterAutospacing="1"/>
        <w:ind w:firstLine="720"/>
        <w:rPr>
          <w:rFonts w:ascii="Times" w:hAnsi="Times"/>
          <w:szCs w:val="22"/>
        </w:rPr>
      </w:pPr>
      <w:r w:rsidRPr="00DA2B92">
        <w:rPr>
          <w:rFonts w:ascii="Times" w:hAnsi="Times"/>
          <w:szCs w:val="22"/>
        </w:rPr>
        <w:t>Distinguishes the West, no long thin slip</w:t>
      </w:r>
    </w:p>
    <w:p w14:paraId="48A2885B" w14:textId="77777777" w:rsidR="00155984" w:rsidRPr="00DA2B92" w:rsidRDefault="00155984" w:rsidP="00155984">
      <w:pPr>
        <w:spacing w:before="100" w:beforeAutospacing="1" w:after="100" w:afterAutospacing="1"/>
        <w:ind w:firstLine="720"/>
        <w:rPr>
          <w:rFonts w:ascii="Times" w:hAnsi="Times"/>
          <w:szCs w:val="22"/>
        </w:rPr>
      </w:pPr>
      <w:r w:rsidRPr="00DA2B92">
        <w:rPr>
          <w:rFonts w:ascii="Times" w:hAnsi="Times"/>
          <w:szCs w:val="22"/>
        </w:rPr>
        <w:t xml:space="preserve">Of sullen light, no obscure trembling hues. </w:t>
      </w:r>
    </w:p>
    <w:p w14:paraId="1E55DC35" w14:textId="77777777" w:rsidR="00155984" w:rsidRPr="00DA2B92" w:rsidRDefault="00155984" w:rsidP="00155984">
      <w:pPr>
        <w:spacing w:before="100" w:beforeAutospacing="1" w:after="100" w:afterAutospacing="1"/>
        <w:ind w:firstLine="720"/>
        <w:rPr>
          <w:rFonts w:ascii="Times" w:hAnsi="Times"/>
          <w:szCs w:val="22"/>
        </w:rPr>
      </w:pPr>
      <w:r w:rsidRPr="00DA2B92">
        <w:rPr>
          <w:rFonts w:ascii="Times" w:hAnsi="Times"/>
          <w:szCs w:val="22"/>
        </w:rPr>
        <w:t>Come, we will rest on this old</w:t>
      </w:r>
      <w:r>
        <w:rPr>
          <w:rFonts w:ascii="Times" w:hAnsi="Times"/>
          <w:szCs w:val="22"/>
        </w:rPr>
        <w:t xml:space="preserve">, </w:t>
      </w:r>
      <w:r w:rsidRPr="00DA2B92">
        <w:rPr>
          <w:rFonts w:ascii="Times" w:hAnsi="Times"/>
          <w:szCs w:val="22"/>
        </w:rPr>
        <w:t xml:space="preserve">mossy bridge! </w:t>
      </w:r>
    </w:p>
    <w:p w14:paraId="5EEDAC3A" w14:textId="77777777" w:rsidR="00155984" w:rsidRPr="00DA2B92" w:rsidRDefault="00155984" w:rsidP="00155984">
      <w:pPr>
        <w:spacing w:before="100" w:beforeAutospacing="1" w:after="100" w:afterAutospacing="1"/>
        <w:ind w:firstLine="720"/>
        <w:rPr>
          <w:rFonts w:ascii="Times" w:hAnsi="Times"/>
          <w:szCs w:val="22"/>
        </w:rPr>
      </w:pPr>
      <w:r w:rsidRPr="00DA2B92">
        <w:rPr>
          <w:rFonts w:ascii="Times" w:hAnsi="Times"/>
          <w:szCs w:val="22"/>
        </w:rPr>
        <w:t xml:space="preserve">You see the glimmer of the stream beneath, </w:t>
      </w:r>
    </w:p>
    <w:p w14:paraId="5EF51824" w14:textId="77777777" w:rsidR="00155984" w:rsidRPr="00DA2B92" w:rsidRDefault="00155984" w:rsidP="00155984">
      <w:pPr>
        <w:spacing w:before="100" w:beforeAutospacing="1" w:after="100" w:afterAutospacing="1"/>
        <w:ind w:firstLine="720"/>
        <w:rPr>
          <w:rFonts w:ascii="Times" w:hAnsi="Times"/>
          <w:szCs w:val="22"/>
        </w:rPr>
      </w:pPr>
      <w:r w:rsidRPr="00DA2B92">
        <w:rPr>
          <w:rFonts w:ascii="Times" w:hAnsi="Times"/>
          <w:szCs w:val="22"/>
        </w:rPr>
        <w:t>But hear no murmuring: it flows silently</w:t>
      </w:r>
    </w:p>
    <w:p w14:paraId="7BAC0C91" w14:textId="77777777" w:rsidR="00155984" w:rsidRDefault="00155984" w:rsidP="00155984">
      <w:pPr>
        <w:spacing w:before="100" w:beforeAutospacing="1" w:after="100" w:afterAutospacing="1"/>
        <w:ind w:firstLine="720"/>
        <w:rPr>
          <w:rFonts w:ascii="Times" w:hAnsi="Times"/>
          <w:szCs w:val="22"/>
        </w:rPr>
      </w:pPr>
      <w:r w:rsidRPr="00DA2B92">
        <w:rPr>
          <w:rFonts w:ascii="Times" w:hAnsi="Times"/>
          <w:szCs w:val="22"/>
        </w:rPr>
        <w:t>O</w:t>
      </w:r>
      <w:r>
        <w:rPr>
          <w:rFonts w:ascii="Times" w:hAnsi="Times"/>
          <w:szCs w:val="22"/>
        </w:rPr>
        <w:t>’</w:t>
      </w:r>
      <w:r w:rsidRPr="00DA2B92">
        <w:rPr>
          <w:rFonts w:ascii="Times" w:hAnsi="Times"/>
          <w:szCs w:val="22"/>
        </w:rPr>
        <w:t>er its</w:t>
      </w:r>
      <w:r>
        <w:rPr>
          <w:rFonts w:ascii="Times" w:hAnsi="Times"/>
          <w:szCs w:val="22"/>
        </w:rPr>
        <w:t xml:space="preserve"> soft </w:t>
      </w:r>
      <w:r w:rsidRPr="00DA2B92">
        <w:rPr>
          <w:rFonts w:ascii="Times" w:hAnsi="Times"/>
          <w:szCs w:val="22"/>
        </w:rPr>
        <w:t>bed of verdure. All is still</w:t>
      </w:r>
      <w:r>
        <w:rPr>
          <w:rFonts w:ascii="Times" w:hAnsi="Times"/>
          <w:szCs w:val="22"/>
        </w:rPr>
        <w:t>,</w:t>
      </w:r>
    </w:p>
    <w:p w14:paraId="126B21AC" w14:textId="77777777" w:rsidR="00155984" w:rsidRDefault="00155984" w:rsidP="00155984">
      <w:pPr>
        <w:spacing w:before="100" w:beforeAutospacing="1" w:after="100" w:afterAutospacing="1"/>
        <w:ind w:firstLine="720"/>
        <w:rPr>
          <w:rFonts w:ascii="Times" w:hAnsi="Times"/>
          <w:szCs w:val="22"/>
        </w:rPr>
      </w:pPr>
      <w:r>
        <w:rPr>
          <w:rFonts w:ascii="Times" w:hAnsi="Times"/>
          <w:szCs w:val="22"/>
        </w:rPr>
        <w:t xml:space="preserve">A balmy night! And </w:t>
      </w:r>
      <w:proofErr w:type="spellStart"/>
      <w:r>
        <w:rPr>
          <w:rFonts w:ascii="Times" w:hAnsi="Times"/>
          <w:szCs w:val="22"/>
        </w:rPr>
        <w:t>tho</w:t>
      </w:r>
      <w:proofErr w:type="spellEnd"/>
      <w:r>
        <w:rPr>
          <w:rFonts w:ascii="Times" w:hAnsi="Times"/>
          <w:szCs w:val="22"/>
        </w:rPr>
        <w:t>’ the stars be dim,</w:t>
      </w:r>
    </w:p>
    <w:p w14:paraId="32F774DD" w14:textId="77777777" w:rsidR="00155984" w:rsidRDefault="00155984" w:rsidP="00155984">
      <w:pPr>
        <w:spacing w:before="100" w:beforeAutospacing="1" w:after="100" w:afterAutospacing="1"/>
        <w:ind w:firstLine="720"/>
        <w:rPr>
          <w:rFonts w:ascii="Times" w:hAnsi="Times"/>
          <w:szCs w:val="22"/>
        </w:rPr>
      </w:pPr>
      <w:r>
        <w:rPr>
          <w:rFonts w:ascii="Times" w:hAnsi="Times"/>
          <w:szCs w:val="22"/>
        </w:rPr>
        <w:t>Yet let us think upon the vernal showers</w:t>
      </w:r>
    </w:p>
    <w:p w14:paraId="5A4B10A9" w14:textId="77777777" w:rsidR="00155984" w:rsidRDefault="00155984" w:rsidP="00155984">
      <w:pPr>
        <w:spacing w:before="100" w:beforeAutospacing="1" w:after="100" w:afterAutospacing="1"/>
        <w:ind w:firstLine="720"/>
        <w:rPr>
          <w:rFonts w:ascii="Times" w:hAnsi="Times"/>
          <w:szCs w:val="22"/>
        </w:rPr>
      </w:pPr>
      <w:r>
        <w:rPr>
          <w:rFonts w:ascii="Times" w:hAnsi="Times"/>
          <w:szCs w:val="22"/>
        </w:rPr>
        <w:t>That gladden the green earth, and we shall find</w:t>
      </w:r>
    </w:p>
    <w:p w14:paraId="0CCAFD16" w14:textId="77777777" w:rsidR="00155984" w:rsidRDefault="00155984" w:rsidP="00155984">
      <w:pPr>
        <w:spacing w:before="100" w:beforeAutospacing="1" w:after="100" w:afterAutospacing="1"/>
        <w:ind w:firstLine="720"/>
        <w:rPr>
          <w:rFonts w:ascii="Times" w:hAnsi="Times"/>
          <w:szCs w:val="22"/>
        </w:rPr>
      </w:pPr>
      <w:r>
        <w:rPr>
          <w:rFonts w:ascii="Times" w:hAnsi="Times"/>
          <w:szCs w:val="22"/>
        </w:rPr>
        <w:t xml:space="preserve">A pleasure in the dimness of the stars. </w:t>
      </w:r>
    </w:p>
    <w:p w14:paraId="625BF8BA" w14:textId="77777777" w:rsidR="00155984" w:rsidRPr="00DA2B92" w:rsidRDefault="00155984" w:rsidP="00155984">
      <w:pPr>
        <w:spacing w:before="100" w:beforeAutospacing="1" w:after="100" w:afterAutospacing="1"/>
        <w:ind w:firstLine="720"/>
        <w:rPr>
          <w:rFonts w:ascii="Times" w:hAnsi="Times"/>
          <w:szCs w:val="22"/>
        </w:rPr>
      </w:pPr>
      <w:r>
        <w:rPr>
          <w:rFonts w:ascii="Times" w:hAnsi="Times"/>
          <w:szCs w:val="22"/>
        </w:rPr>
        <w:t>(</w:t>
      </w:r>
      <w:r>
        <w:rPr>
          <w:rFonts w:ascii="Times" w:hAnsi="Times"/>
          <w:i/>
          <w:iCs/>
          <w:szCs w:val="22"/>
        </w:rPr>
        <w:t xml:space="preserve">CW, Poetical Works I, </w:t>
      </w:r>
      <w:r>
        <w:rPr>
          <w:rFonts w:ascii="Times" w:hAnsi="Times"/>
          <w:szCs w:val="22"/>
        </w:rPr>
        <w:t>ed. J.C.C. Mays, Princeton University Press, 2001, ll.1ff)</w:t>
      </w:r>
    </w:p>
    <w:p w14:paraId="7D61D933" w14:textId="77777777" w:rsidR="00155984" w:rsidRPr="00DA2B92" w:rsidRDefault="00155984" w:rsidP="00155984">
      <w:pPr>
        <w:spacing w:before="100" w:beforeAutospacing="1" w:after="100" w:afterAutospacing="1" w:line="360" w:lineRule="auto"/>
        <w:rPr>
          <w:rFonts w:ascii="Times" w:hAnsi="Times"/>
          <w:szCs w:val="22"/>
        </w:rPr>
      </w:pPr>
      <w:r w:rsidRPr="00DA2B92">
        <w:rPr>
          <w:rFonts w:ascii="Times" w:hAnsi="Times"/>
          <w:szCs w:val="22"/>
        </w:rPr>
        <w:t xml:space="preserve">How is </w:t>
      </w:r>
      <w:r>
        <w:rPr>
          <w:rFonts w:ascii="Times" w:hAnsi="Times"/>
          <w:szCs w:val="22"/>
        </w:rPr>
        <w:t xml:space="preserve">a sense of </w:t>
      </w:r>
      <w:r w:rsidRPr="00DA2B92">
        <w:rPr>
          <w:rFonts w:ascii="Times" w:hAnsi="Times"/>
          <w:szCs w:val="22"/>
        </w:rPr>
        <w:t>quietness achieved</w:t>
      </w:r>
      <w:r>
        <w:rPr>
          <w:rFonts w:ascii="Times" w:hAnsi="Times"/>
          <w:szCs w:val="22"/>
        </w:rPr>
        <w:t xml:space="preserve"> in these lines</w:t>
      </w:r>
      <w:r w:rsidRPr="00DA2B92">
        <w:rPr>
          <w:rFonts w:ascii="Times" w:hAnsi="Times"/>
          <w:szCs w:val="22"/>
        </w:rPr>
        <w:t>? The language seems to be visual rather than aural here</w:t>
      </w:r>
      <w:r>
        <w:rPr>
          <w:rFonts w:ascii="Times" w:hAnsi="Times"/>
          <w:szCs w:val="22"/>
        </w:rPr>
        <w:t xml:space="preserve">; the description begins by calling up to the eye what is </w:t>
      </w:r>
      <w:r w:rsidRPr="00137362">
        <w:rPr>
          <w:rFonts w:ascii="Times" w:hAnsi="Times"/>
          <w:i/>
          <w:iCs/>
          <w:szCs w:val="22"/>
        </w:rPr>
        <w:t>not</w:t>
      </w:r>
      <w:r>
        <w:rPr>
          <w:rFonts w:ascii="Times" w:hAnsi="Times"/>
          <w:szCs w:val="22"/>
        </w:rPr>
        <w:t xml:space="preserve"> seen, clouds, a slip of light, trembling hues. The repetition of “no” emphasises, by contrast, the solidity of the deictic “this” in the phrase “this mossy bridge”, and the simple affirmation “You see” in the next line, emphasising what the eye can see.  This visual language is </w:t>
      </w:r>
      <w:r w:rsidRPr="00DA2B92">
        <w:rPr>
          <w:rFonts w:ascii="Times" w:hAnsi="Times"/>
          <w:szCs w:val="22"/>
        </w:rPr>
        <w:t>soundless in one sense</w:t>
      </w:r>
      <w:r>
        <w:rPr>
          <w:rFonts w:ascii="Times" w:hAnsi="Times"/>
          <w:szCs w:val="22"/>
        </w:rPr>
        <w:t xml:space="preserve">, anticipating the soundlessness described when </w:t>
      </w:r>
      <w:r w:rsidRPr="00DA2B92">
        <w:rPr>
          <w:rFonts w:ascii="Times" w:hAnsi="Times"/>
          <w:szCs w:val="22"/>
        </w:rPr>
        <w:t>we reach ‘no murmuring’ and ‘silently’.</w:t>
      </w:r>
      <w:r>
        <w:rPr>
          <w:rFonts w:ascii="Times" w:hAnsi="Times"/>
          <w:szCs w:val="22"/>
        </w:rPr>
        <w:t xml:space="preserve"> But the language takes on a more complex sensory register when we reach </w:t>
      </w:r>
      <w:commentRangeStart w:id="28"/>
      <w:commentRangeStart w:id="29"/>
      <w:r>
        <w:rPr>
          <w:rFonts w:ascii="Times" w:hAnsi="Times"/>
          <w:szCs w:val="22"/>
        </w:rPr>
        <w:t xml:space="preserve">“dim”, a word used in these lines to describe a visual </w:t>
      </w:r>
      <w:proofErr w:type="spellStart"/>
      <w:r>
        <w:rPr>
          <w:rFonts w:ascii="Times" w:hAnsi="Times"/>
          <w:szCs w:val="22"/>
        </w:rPr>
        <w:t>phenomena</w:t>
      </w:r>
      <w:proofErr w:type="spellEnd"/>
      <w:r>
        <w:rPr>
          <w:rFonts w:ascii="Times" w:hAnsi="Times"/>
          <w:szCs w:val="22"/>
        </w:rPr>
        <w:t>, faintness of  light (</w:t>
      </w:r>
      <w:r>
        <w:rPr>
          <w:rFonts w:ascii="Times" w:hAnsi="Times"/>
          <w:i/>
          <w:iCs/>
          <w:szCs w:val="22"/>
        </w:rPr>
        <w:t xml:space="preserve">OED </w:t>
      </w:r>
      <w:r w:rsidRPr="00F034C0">
        <w:rPr>
          <w:rFonts w:ascii="Times" w:hAnsi="Times"/>
          <w:szCs w:val="22"/>
        </w:rPr>
        <w:t>1 a</w:t>
      </w:r>
      <w:r w:rsidRPr="00FC3E52">
        <w:rPr>
          <w:rFonts w:ascii="Times" w:hAnsi="Times"/>
          <w:szCs w:val="22"/>
        </w:rPr>
        <w:t>)</w:t>
      </w:r>
      <w:r>
        <w:rPr>
          <w:rFonts w:ascii="Times" w:hAnsi="Times"/>
          <w:szCs w:val="22"/>
        </w:rPr>
        <w:t>, but which also had currency as an acoustic term in this period, meaning “</w:t>
      </w:r>
      <w:r w:rsidRPr="00F034C0">
        <w:rPr>
          <w:rFonts w:ascii="Times" w:hAnsi="Times"/>
          <w:szCs w:val="22"/>
        </w:rPr>
        <w:t>Of sound, and esp. of the voice: Indistinct, faint</w:t>
      </w:r>
      <w:r>
        <w:rPr>
          <w:rFonts w:ascii="Times" w:hAnsi="Times"/>
          <w:szCs w:val="22"/>
        </w:rPr>
        <w:t>” (</w:t>
      </w:r>
      <w:r>
        <w:rPr>
          <w:rFonts w:ascii="Times" w:hAnsi="Times"/>
          <w:i/>
          <w:iCs/>
          <w:szCs w:val="22"/>
        </w:rPr>
        <w:t>OED,</w:t>
      </w:r>
      <w:r>
        <w:rPr>
          <w:rFonts w:ascii="Times" w:hAnsi="Times"/>
          <w:szCs w:val="22"/>
        </w:rPr>
        <w:t xml:space="preserve"> 5; curiously, the last citation in </w:t>
      </w:r>
      <w:r>
        <w:rPr>
          <w:rFonts w:ascii="Times" w:hAnsi="Times"/>
          <w:i/>
          <w:iCs/>
          <w:szCs w:val="22"/>
        </w:rPr>
        <w:t xml:space="preserve">OED </w:t>
      </w:r>
      <w:r w:rsidRPr="00F034C0">
        <w:rPr>
          <w:rFonts w:ascii="Times" w:hAnsi="Times"/>
          <w:szCs w:val="22"/>
        </w:rPr>
        <w:t xml:space="preserve">for this sense of the word is </w:t>
      </w:r>
      <w:r>
        <w:rPr>
          <w:rFonts w:ascii="Times" w:hAnsi="Times"/>
          <w:szCs w:val="22"/>
        </w:rPr>
        <w:t xml:space="preserve">in the Romantic period, in Shelley’s 1817 poem “Marianne’s dream”).  </w:t>
      </w:r>
      <w:commentRangeEnd w:id="28"/>
      <w:r>
        <w:commentReference w:id="28"/>
      </w:r>
      <w:commentRangeEnd w:id="29"/>
      <w:r>
        <w:commentReference w:id="29"/>
      </w:r>
      <w:r>
        <w:rPr>
          <w:rFonts w:ascii="Times" w:hAnsi="Times"/>
          <w:szCs w:val="22"/>
        </w:rPr>
        <w:t xml:space="preserve">The lines create an effect of </w:t>
      </w:r>
      <w:r>
        <w:rPr>
          <w:rFonts w:ascii="Times" w:hAnsi="Times"/>
          <w:i/>
          <w:iCs/>
          <w:szCs w:val="22"/>
        </w:rPr>
        <w:t>diminuendo</w:t>
      </w:r>
      <w:r>
        <w:rPr>
          <w:rFonts w:ascii="Times" w:hAnsi="Times"/>
          <w:szCs w:val="22"/>
        </w:rPr>
        <w:t xml:space="preserve"> in terms of visual description </w:t>
      </w:r>
      <w:proofErr w:type="gramStart"/>
      <w:r>
        <w:rPr>
          <w:rFonts w:ascii="Times" w:hAnsi="Times"/>
          <w:szCs w:val="22"/>
        </w:rPr>
        <w:t>and also</w:t>
      </w:r>
      <w:proofErr w:type="gramEnd"/>
      <w:r>
        <w:rPr>
          <w:rFonts w:ascii="Times" w:hAnsi="Times"/>
          <w:szCs w:val="22"/>
        </w:rPr>
        <w:t xml:space="preserve"> in sound, so that effects of eye and ear confirm and amplify one another. What else </w:t>
      </w:r>
      <w:r w:rsidRPr="00DA2B92">
        <w:rPr>
          <w:rFonts w:ascii="Times" w:hAnsi="Times"/>
          <w:szCs w:val="22"/>
        </w:rPr>
        <w:t>in the opening lines suggests quiet?</w:t>
      </w:r>
      <w:r>
        <w:rPr>
          <w:rFonts w:ascii="Times" w:hAnsi="Times"/>
          <w:szCs w:val="22"/>
        </w:rPr>
        <w:t xml:space="preserve"> </w:t>
      </w:r>
      <w:r w:rsidRPr="00DA2B92">
        <w:rPr>
          <w:rFonts w:ascii="Times" w:hAnsi="Times"/>
          <w:szCs w:val="22"/>
        </w:rPr>
        <w:t xml:space="preserve"> That word “still” is important; it offers one way in to thinking about how a sense of quiet is expressed in these lines. The predominant meaning of “still” here is </w:t>
      </w:r>
      <w:r>
        <w:rPr>
          <w:rFonts w:ascii="Times" w:hAnsi="Times"/>
          <w:szCs w:val="22"/>
        </w:rPr>
        <w:t xml:space="preserve">“motionless” </w:t>
      </w:r>
      <w:r w:rsidRPr="00DA2B92">
        <w:rPr>
          <w:rFonts w:ascii="Times" w:hAnsi="Times"/>
          <w:szCs w:val="22"/>
        </w:rPr>
        <w:t>(</w:t>
      </w:r>
      <w:r w:rsidRPr="002F3B29">
        <w:rPr>
          <w:rFonts w:ascii="Times" w:hAnsi="Times"/>
          <w:i/>
          <w:iCs/>
          <w:szCs w:val="22"/>
        </w:rPr>
        <w:t>OED</w:t>
      </w:r>
      <w:r>
        <w:rPr>
          <w:rFonts w:ascii="Times" w:hAnsi="Times"/>
          <w:szCs w:val="22"/>
        </w:rPr>
        <w:t>, 1).  But for Coleridge’s first readers the word also had a sense relating to volume, “</w:t>
      </w:r>
      <w:r w:rsidRPr="00142F3E">
        <w:rPr>
          <w:rFonts w:ascii="Times" w:hAnsi="Times"/>
          <w:szCs w:val="22"/>
        </w:rPr>
        <w:t>Of a voice, sounds, utterances: Subdued, soft, not loud</w:t>
      </w:r>
      <w:r>
        <w:rPr>
          <w:rFonts w:ascii="Times" w:hAnsi="Times"/>
          <w:szCs w:val="22"/>
        </w:rPr>
        <w:t xml:space="preserve"> (</w:t>
      </w:r>
      <w:r w:rsidRPr="009D5613">
        <w:rPr>
          <w:rFonts w:ascii="Times" w:hAnsi="Times"/>
          <w:i/>
          <w:iCs/>
          <w:szCs w:val="22"/>
        </w:rPr>
        <w:t>OED</w:t>
      </w:r>
      <w:r>
        <w:rPr>
          <w:rFonts w:ascii="Times" w:hAnsi="Times"/>
          <w:i/>
          <w:iCs/>
          <w:szCs w:val="22"/>
        </w:rPr>
        <w:t>,</w:t>
      </w:r>
      <w:r>
        <w:rPr>
          <w:rFonts w:ascii="Times" w:hAnsi="Times"/>
          <w:szCs w:val="22"/>
        </w:rPr>
        <w:t xml:space="preserve"> 2a). T</w:t>
      </w:r>
      <w:r w:rsidRPr="00DA2B92">
        <w:rPr>
          <w:rFonts w:ascii="Times" w:hAnsi="Times"/>
          <w:szCs w:val="22"/>
        </w:rPr>
        <w:t xml:space="preserve">his sense of “Still”, according to </w:t>
      </w:r>
      <w:r w:rsidRPr="00142F3E">
        <w:rPr>
          <w:rFonts w:ascii="Times" w:hAnsi="Times"/>
          <w:i/>
          <w:iCs/>
          <w:szCs w:val="22"/>
        </w:rPr>
        <w:lastRenderedPageBreak/>
        <w:t>OED</w:t>
      </w:r>
      <w:r w:rsidRPr="00DA2B92">
        <w:rPr>
          <w:rFonts w:ascii="Times" w:hAnsi="Times"/>
          <w:szCs w:val="22"/>
        </w:rPr>
        <w:t xml:space="preserve"> is no longer current. </w:t>
      </w:r>
      <w:commentRangeStart w:id="30"/>
      <w:commentRangeStart w:id="31"/>
      <w:commentRangeStart w:id="32"/>
      <w:r w:rsidRPr="00DA2B92">
        <w:rPr>
          <w:rFonts w:ascii="Times" w:hAnsi="Times"/>
          <w:szCs w:val="22"/>
        </w:rPr>
        <w:t xml:space="preserve">I think that this correspondence between movement and volume offers one way to think about how poetry expresses </w:t>
      </w:r>
      <w:r>
        <w:rPr>
          <w:rFonts w:ascii="Times" w:hAnsi="Times"/>
          <w:szCs w:val="22"/>
        </w:rPr>
        <w:t>sound dynamics</w:t>
      </w:r>
      <w:r w:rsidRPr="00DA2B92">
        <w:rPr>
          <w:rFonts w:ascii="Times" w:hAnsi="Times"/>
          <w:szCs w:val="22"/>
        </w:rPr>
        <w:t xml:space="preserve"> in and through shifts in</w:t>
      </w:r>
      <w:r>
        <w:rPr>
          <w:rFonts w:ascii="Times" w:hAnsi="Times"/>
          <w:szCs w:val="22"/>
        </w:rPr>
        <w:t xml:space="preserve"> </w:t>
      </w:r>
      <w:r w:rsidRPr="009D5613">
        <w:rPr>
          <w:rFonts w:ascii="Times" w:hAnsi="Times"/>
          <w:szCs w:val="22"/>
        </w:rPr>
        <w:t xml:space="preserve">movement, </w:t>
      </w:r>
      <w:proofErr w:type="gramStart"/>
      <w:r w:rsidRPr="009D5613">
        <w:rPr>
          <w:rFonts w:ascii="Times" w:hAnsi="Times"/>
          <w:szCs w:val="22"/>
        </w:rPr>
        <w:t>tempo</w:t>
      </w:r>
      <w:proofErr w:type="gramEnd"/>
      <w:r w:rsidRPr="009D5613">
        <w:rPr>
          <w:rFonts w:ascii="Times" w:hAnsi="Times"/>
          <w:szCs w:val="22"/>
        </w:rPr>
        <w:t xml:space="preserve"> or pace</w:t>
      </w:r>
      <w:r w:rsidRPr="00DA2B92">
        <w:rPr>
          <w:rFonts w:ascii="Times" w:hAnsi="Times"/>
          <w:szCs w:val="22"/>
        </w:rPr>
        <w:t xml:space="preserve">. </w:t>
      </w:r>
      <w:commentRangeEnd w:id="30"/>
      <w:r>
        <w:commentReference w:id="30"/>
      </w:r>
      <w:commentRangeEnd w:id="31"/>
      <w:r>
        <w:commentReference w:id="31"/>
      </w:r>
      <w:commentRangeEnd w:id="32"/>
      <w:r>
        <w:commentReference w:id="32"/>
      </w:r>
      <w:r w:rsidRPr="00DA2B92">
        <w:rPr>
          <w:rFonts w:ascii="Times" w:hAnsi="Times"/>
          <w:szCs w:val="22"/>
        </w:rPr>
        <w:t>It is, after all, moving or vibration</w:t>
      </w:r>
      <w:r>
        <w:rPr>
          <w:rFonts w:ascii="Times" w:hAnsi="Times"/>
          <w:szCs w:val="22"/>
        </w:rPr>
        <w:t xml:space="preserve"> of matter, as Coleridge understood, </w:t>
      </w:r>
      <w:r w:rsidRPr="00DA2B92">
        <w:rPr>
          <w:rFonts w:ascii="Times" w:hAnsi="Times"/>
          <w:szCs w:val="22"/>
        </w:rPr>
        <w:t>that create</w:t>
      </w:r>
      <w:r>
        <w:rPr>
          <w:rFonts w:ascii="Times" w:hAnsi="Times"/>
          <w:szCs w:val="22"/>
        </w:rPr>
        <w:t>s</w:t>
      </w:r>
      <w:r w:rsidRPr="00DA2B92">
        <w:rPr>
          <w:rFonts w:ascii="Times" w:hAnsi="Times"/>
          <w:szCs w:val="22"/>
        </w:rPr>
        <w:t xml:space="preserve"> sound in the first place as in the strings of a lute or an </w:t>
      </w:r>
      <w:proofErr w:type="spellStart"/>
      <w:r w:rsidRPr="00DA2B92">
        <w:rPr>
          <w:rFonts w:ascii="Times" w:hAnsi="Times"/>
          <w:szCs w:val="22"/>
        </w:rPr>
        <w:t>Eolian</w:t>
      </w:r>
      <w:proofErr w:type="spellEnd"/>
      <w:r w:rsidRPr="00DA2B92">
        <w:rPr>
          <w:rFonts w:ascii="Times" w:hAnsi="Times"/>
          <w:szCs w:val="22"/>
        </w:rPr>
        <w:t xml:space="preserve"> harp. That word “trembling”, in the phrase “trembling hues”,  amplifies the </w:t>
      </w:r>
      <w:r>
        <w:rPr>
          <w:rFonts w:ascii="Times" w:hAnsi="Times"/>
          <w:szCs w:val="22"/>
        </w:rPr>
        <w:t>sense</w:t>
      </w:r>
      <w:r w:rsidRPr="00DA2B92">
        <w:rPr>
          <w:rFonts w:ascii="Times" w:hAnsi="Times"/>
          <w:szCs w:val="22"/>
        </w:rPr>
        <w:t xml:space="preserve"> I’m </w:t>
      </w:r>
      <w:r>
        <w:rPr>
          <w:rFonts w:ascii="Times" w:hAnsi="Times"/>
          <w:szCs w:val="22"/>
        </w:rPr>
        <w:t>referring to here</w:t>
      </w:r>
      <w:r w:rsidRPr="00DA2B92">
        <w:rPr>
          <w:rFonts w:ascii="Times" w:hAnsi="Times"/>
          <w:szCs w:val="22"/>
        </w:rPr>
        <w:t>: overtly it’s referring to a visual phenomenon but it calls a sense of gentle movement to mind</w:t>
      </w:r>
      <w:r>
        <w:rPr>
          <w:rFonts w:ascii="Times" w:hAnsi="Times"/>
          <w:szCs w:val="22"/>
        </w:rPr>
        <w:t>,</w:t>
      </w:r>
      <w:r w:rsidRPr="00DA2B92">
        <w:rPr>
          <w:rFonts w:ascii="Times" w:hAnsi="Times"/>
          <w:szCs w:val="22"/>
        </w:rPr>
        <w:t xml:space="preserve"> the gentle movement of a stringed instrument</w:t>
      </w:r>
      <w:r>
        <w:rPr>
          <w:rFonts w:ascii="Times" w:hAnsi="Times"/>
          <w:szCs w:val="22"/>
        </w:rPr>
        <w:t xml:space="preserve"> playing very quietly (trembling suggests a faint movement).</w:t>
      </w:r>
      <w:r>
        <w:rPr>
          <w:rStyle w:val="EndnoteReference"/>
          <w:rFonts w:ascii="Times" w:hAnsi="Times"/>
          <w:szCs w:val="22"/>
        </w:rPr>
        <w:endnoteReference w:id="10"/>
      </w:r>
      <w:r>
        <w:rPr>
          <w:rFonts w:ascii="Times" w:hAnsi="Times"/>
          <w:szCs w:val="22"/>
        </w:rPr>
        <w:t xml:space="preserve"> </w:t>
      </w:r>
      <w:r w:rsidRPr="00DA2B92">
        <w:rPr>
          <w:rFonts w:ascii="Times" w:hAnsi="Times"/>
          <w:color w:val="000000"/>
          <w:szCs w:val="30"/>
        </w:rPr>
        <w:t xml:space="preserve">There is something suggestive about using </w:t>
      </w:r>
      <w:r>
        <w:rPr>
          <w:rFonts w:ascii="Times" w:hAnsi="Times"/>
          <w:color w:val="000000"/>
          <w:szCs w:val="30"/>
        </w:rPr>
        <w:t>Coleridge’s use of the</w:t>
      </w:r>
      <w:r w:rsidRPr="00DA2B92">
        <w:rPr>
          <w:rFonts w:ascii="Times" w:hAnsi="Times"/>
          <w:color w:val="000000"/>
          <w:szCs w:val="30"/>
        </w:rPr>
        <w:t xml:space="preserve"> word “trembling”</w:t>
      </w:r>
      <w:r>
        <w:rPr>
          <w:rFonts w:ascii="Times" w:hAnsi="Times"/>
          <w:color w:val="000000"/>
          <w:szCs w:val="30"/>
        </w:rPr>
        <w:t xml:space="preserve"> </w:t>
      </w:r>
      <w:r w:rsidRPr="00DA2B92">
        <w:rPr>
          <w:rFonts w:ascii="Times" w:hAnsi="Times"/>
          <w:color w:val="000000"/>
          <w:szCs w:val="30"/>
        </w:rPr>
        <w:t xml:space="preserve">to describe </w:t>
      </w:r>
      <w:r w:rsidRPr="00DA2B92">
        <w:rPr>
          <w:rFonts w:ascii="Times" w:hAnsi="Times"/>
          <w:i/>
          <w:iCs/>
          <w:color w:val="000000"/>
          <w:szCs w:val="30"/>
        </w:rPr>
        <w:t>colour</w:t>
      </w:r>
      <w:r w:rsidRPr="00DA2B92">
        <w:rPr>
          <w:rFonts w:ascii="Times" w:hAnsi="Times"/>
          <w:color w:val="000000"/>
          <w:szCs w:val="30"/>
        </w:rPr>
        <w:t xml:space="preserve">, something </w:t>
      </w:r>
      <w:r>
        <w:rPr>
          <w:rFonts w:ascii="Times" w:hAnsi="Times"/>
          <w:color w:val="000000"/>
          <w:szCs w:val="30"/>
        </w:rPr>
        <w:t xml:space="preserve">synaesthetic perhaps, </w:t>
      </w:r>
      <w:r w:rsidRPr="00DA2B92">
        <w:rPr>
          <w:rFonts w:ascii="Times" w:hAnsi="Times"/>
          <w:color w:val="000000"/>
          <w:szCs w:val="30"/>
        </w:rPr>
        <w:t>which calls to mind a kind of quiet sound by association.   But which also alerts us to the</w:t>
      </w:r>
      <w:r>
        <w:rPr>
          <w:rFonts w:ascii="Times" w:hAnsi="Times"/>
          <w:color w:val="000000"/>
          <w:szCs w:val="30"/>
        </w:rPr>
        <w:t xml:space="preserve"> sound texture of these lines and the</w:t>
      </w:r>
      <w:r w:rsidRPr="00DA2B92">
        <w:rPr>
          <w:rFonts w:ascii="Times" w:hAnsi="Times"/>
          <w:color w:val="000000"/>
          <w:szCs w:val="30"/>
        </w:rPr>
        <w:t xml:space="preserve"> way in which </w:t>
      </w:r>
      <w:r>
        <w:rPr>
          <w:rFonts w:ascii="Times" w:hAnsi="Times"/>
          <w:color w:val="000000"/>
          <w:szCs w:val="30"/>
        </w:rPr>
        <w:t>they</w:t>
      </w:r>
      <w:r w:rsidRPr="00DA2B92">
        <w:rPr>
          <w:rFonts w:ascii="Times" w:hAnsi="Times"/>
          <w:color w:val="000000"/>
          <w:szCs w:val="30"/>
        </w:rPr>
        <w:t xml:space="preserve"> </w:t>
      </w:r>
      <w:r>
        <w:rPr>
          <w:rFonts w:ascii="Times" w:hAnsi="Times"/>
          <w:color w:val="000000"/>
          <w:szCs w:val="30"/>
        </w:rPr>
        <w:t>move</w:t>
      </w:r>
      <w:r w:rsidRPr="00DA2B92">
        <w:rPr>
          <w:rFonts w:ascii="Times" w:hAnsi="Times"/>
          <w:color w:val="000000"/>
          <w:szCs w:val="30"/>
        </w:rPr>
        <w:t>: the repet</w:t>
      </w:r>
      <w:r>
        <w:rPr>
          <w:rFonts w:ascii="Times" w:hAnsi="Times"/>
          <w:color w:val="000000"/>
          <w:szCs w:val="30"/>
        </w:rPr>
        <w:t>it</w:t>
      </w:r>
      <w:r w:rsidRPr="00DA2B92">
        <w:rPr>
          <w:rFonts w:ascii="Times" w:hAnsi="Times"/>
          <w:color w:val="000000"/>
          <w:szCs w:val="30"/>
        </w:rPr>
        <w:t xml:space="preserve">ion suggests a kind of trembling </w:t>
      </w:r>
      <w:proofErr w:type="gramStart"/>
      <w:r w:rsidRPr="00DA2B92">
        <w:rPr>
          <w:rFonts w:ascii="Times" w:hAnsi="Times"/>
          <w:color w:val="000000"/>
          <w:szCs w:val="30"/>
        </w:rPr>
        <w:t>and also</w:t>
      </w:r>
      <w:proofErr w:type="gramEnd"/>
      <w:r w:rsidRPr="00DA2B92">
        <w:rPr>
          <w:rFonts w:ascii="Times" w:hAnsi="Times"/>
          <w:color w:val="000000"/>
          <w:szCs w:val="30"/>
        </w:rPr>
        <w:t xml:space="preserve"> a kind of quietening.  In the opening of “</w:t>
      </w:r>
      <w:r w:rsidRPr="00DA2B92">
        <w:rPr>
          <w:rFonts w:ascii="Times" w:hAnsi="Times"/>
          <w:szCs w:val="22"/>
        </w:rPr>
        <w:t>The Nightingale</w:t>
      </w:r>
      <w:r>
        <w:rPr>
          <w:rFonts w:ascii="Times" w:hAnsi="Times"/>
          <w:szCs w:val="22"/>
        </w:rPr>
        <w:t>. A Conversation Poem</w:t>
      </w:r>
      <w:r w:rsidRPr="00DA2B92">
        <w:rPr>
          <w:rFonts w:ascii="Times" w:hAnsi="Times"/>
          <w:szCs w:val="22"/>
        </w:rPr>
        <w:t>,</w:t>
      </w:r>
      <w:r>
        <w:rPr>
          <w:rFonts w:ascii="Times" w:hAnsi="Times"/>
          <w:szCs w:val="22"/>
        </w:rPr>
        <w:t xml:space="preserve"> April 1798</w:t>
      </w:r>
      <w:proofErr w:type="gramStart"/>
      <w:r w:rsidRPr="00DA2B92">
        <w:rPr>
          <w:rFonts w:ascii="Times" w:hAnsi="Times"/>
          <w:szCs w:val="22"/>
        </w:rPr>
        <w:t>”</w:t>
      </w:r>
      <w:r>
        <w:rPr>
          <w:rFonts w:ascii="Times" w:hAnsi="Times"/>
          <w:szCs w:val="22"/>
        </w:rPr>
        <w:t xml:space="preserve">, </w:t>
      </w:r>
      <w:r w:rsidRPr="00DA2B92">
        <w:rPr>
          <w:rFonts w:ascii="Times" w:hAnsi="Times"/>
          <w:szCs w:val="22"/>
        </w:rPr>
        <w:t xml:space="preserve"> the</w:t>
      </w:r>
      <w:proofErr w:type="gramEnd"/>
      <w:r w:rsidRPr="00DA2B92">
        <w:rPr>
          <w:rFonts w:ascii="Times" w:hAnsi="Times"/>
          <w:szCs w:val="22"/>
        </w:rPr>
        <w:t xml:space="preserve"> thick texture of repetition of the word </w:t>
      </w:r>
      <w:commentRangeStart w:id="33"/>
      <w:r w:rsidRPr="00DA2B92">
        <w:rPr>
          <w:rFonts w:ascii="Times" w:hAnsi="Times"/>
          <w:szCs w:val="22"/>
        </w:rPr>
        <w:t>“no”</w:t>
      </w:r>
      <w:r>
        <w:rPr>
          <w:rFonts w:ascii="Times" w:hAnsi="Times"/>
          <w:szCs w:val="22"/>
        </w:rPr>
        <w:t xml:space="preserve"> (ll.1, 2, 3, 6) which is drawn out by</w:t>
      </w:r>
      <w:r w:rsidRPr="00DA2B92">
        <w:rPr>
          <w:rFonts w:ascii="Times" w:hAnsi="Times"/>
          <w:szCs w:val="22"/>
        </w:rPr>
        <w:t xml:space="preserve"> the </w:t>
      </w:r>
      <w:r w:rsidRPr="00DA2B92">
        <w:rPr>
          <w:rFonts w:ascii="Times" w:hAnsi="Times"/>
          <w:i/>
          <w:iCs/>
          <w:szCs w:val="22"/>
        </w:rPr>
        <w:t xml:space="preserve">o </w:t>
      </w:r>
      <w:r w:rsidRPr="00DA2B92">
        <w:rPr>
          <w:rFonts w:ascii="Times" w:hAnsi="Times"/>
          <w:szCs w:val="22"/>
        </w:rPr>
        <w:t>sound</w:t>
      </w:r>
      <w:r>
        <w:rPr>
          <w:rFonts w:ascii="Times" w:hAnsi="Times"/>
          <w:szCs w:val="22"/>
        </w:rPr>
        <w:t xml:space="preserve"> </w:t>
      </w:r>
      <w:r w:rsidRPr="00DA2B92">
        <w:rPr>
          <w:rFonts w:ascii="Times" w:hAnsi="Times"/>
          <w:szCs w:val="22"/>
        </w:rPr>
        <w:t xml:space="preserve"> in “flow</w:t>
      </w:r>
      <w:r>
        <w:rPr>
          <w:rFonts w:ascii="Times" w:hAnsi="Times"/>
          <w:szCs w:val="22"/>
        </w:rPr>
        <w:t>s</w:t>
      </w:r>
      <w:r w:rsidRPr="00DA2B92">
        <w:rPr>
          <w:rFonts w:ascii="Times" w:hAnsi="Times"/>
          <w:szCs w:val="22"/>
        </w:rPr>
        <w:t>”</w:t>
      </w:r>
      <w:r>
        <w:rPr>
          <w:rFonts w:ascii="Times" w:hAnsi="Times"/>
          <w:szCs w:val="22"/>
        </w:rPr>
        <w:t xml:space="preserve"> (l.6) </w:t>
      </w:r>
      <w:r w:rsidRPr="00DA2B92">
        <w:rPr>
          <w:rFonts w:ascii="Times" w:hAnsi="Times"/>
          <w:szCs w:val="22"/>
        </w:rPr>
        <w:t>and “</w:t>
      </w:r>
      <w:r>
        <w:rPr>
          <w:rFonts w:ascii="Times" w:hAnsi="Times"/>
          <w:szCs w:val="22"/>
        </w:rPr>
        <w:t>O</w:t>
      </w:r>
      <w:r w:rsidRPr="00DA2B92">
        <w:rPr>
          <w:rFonts w:ascii="Times" w:hAnsi="Times"/>
          <w:szCs w:val="22"/>
        </w:rPr>
        <w:t xml:space="preserve">’er” </w:t>
      </w:r>
      <w:r>
        <w:rPr>
          <w:rFonts w:ascii="Times" w:hAnsi="Times"/>
          <w:szCs w:val="22"/>
        </w:rPr>
        <w:t xml:space="preserve">(l.7) </w:t>
      </w:r>
      <w:r w:rsidRPr="00DA2B92">
        <w:rPr>
          <w:rFonts w:ascii="Times" w:hAnsi="Times"/>
          <w:szCs w:val="22"/>
        </w:rPr>
        <w:t xml:space="preserve">creates a slowing effect, so that the sound is not modulating as freely as we might expect, not moving not progressing, </w:t>
      </w:r>
      <w:r>
        <w:rPr>
          <w:rFonts w:ascii="Times" w:hAnsi="Times"/>
          <w:szCs w:val="22"/>
        </w:rPr>
        <w:t xml:space="preserve">and this </w:t>
      </w:r>
      <w:r w:rsidRPr="00DA2B92">
        <w:rPr>
          <w:rFonts w:ascii="Times" w:hAnsi="Times"/>
          <w:szCs w:val="22"/>
        </w:rPr>
        <w:t xml:space="preserve"> </w:t>
      </w:r>
      <w:r>
        <w:rPr>
          <w:rFonts w:ascii="Times" w:hAnsi="Times"/>
          <w:szCs w:val="22"/>
        </w:rPr>
        <w:t xml:space="preserve">slowing </w:t>
      </w:r>
      <w:r w:rsidRPr="00DA2B92">
        <w:rPr>
          <w:rFonts w:ascii="Times" w:hAnsi="Times"/>
          <w:szCs w:val="22"/>
        </w:rPr>
        <w:t xml:space="preserve">suggests </w:t>
      </w:r>
      <w:r>
        <w:rPr>
          <w:rFonts w:ascii="Times" w:hAnsi="Times"/>
          <w:szCs w:val="22"/>
        </w:rPr>
        <w:t xml:space="preserve"> a</w:t>
      </w:r>
      <w:r w:rsidRPr="00DA2B92">
        <w:rPr>
          <w:rFonts w:ascii="Times" w:hAnsi="Times"/>
          <w:szCs w:val="22"/>
        </w:rPr>
        <w:t xml:space="preserve"> quietening.</w:t>
      </w:r>
      <w:commentRangeEnd w:id="33"/>
      <w:r>
        <w:commentReference w:id="33"/>
      </w:r>
    </w:p>
    <w:p w14:paraId="2DD66D5E" w14:textId="63F38A9E"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 xml:space="preserve"> </w:t>
      </w:r>
      <w:r w:rsidR="002232B7">
        <w:rPr>
          <w:rFonts w:ascii="Times" w:hAnsi="Times"/>
          <w:color w:val="000000" w:themeColor="text1"/>
          <w:szCs w:val="28"/>
        </w:rPr>
        <w:tab/>
      </w:r>
      <w:r w:rsidRPr="00DA2B92">
        <w:rPr>
          <w:rFonts w:ascii="Times" w:hAnsi="Times"/>
          <w:color w:val="000000" w:themeColor="text1"/>
          <w:szCs w:val="28"/>
        </w:rPr>
        <w:t xml:space="preserve">Coleridge was interested in how gradations of sound were experienced by the listener </w:t>
      </w:r>
      <w:proofErr w:type="gramStart"/>
      <w:r w:rsidRPr="00DA2B92">
        <w:rPr>
          <w:rFonts w:ascii="Times" w:hAnsi="Times"/>
          <w:color w:val="000000" w:themeColor="text1"/>
          <w:szCs w:val="28"/>
        </w:rPr>
        <w:t>and also</w:t>
      </w:r>
      <w:proofErr w:type="gramEnd"/>
      <w:r w:rsidRPr="00DA2B92">
        <w:rPr>
          <w:rFonts w:ascii="Times" w:hAnsi="Times"/>
          <w:color w:val="000000" w:themeColor="text1"/>
          <w:szCs w:val="28"/>
        </w:rPr>
        <w:t xml:space="preserve"> by the reader, and he was thoughtful about how that might be represented on the page and in a poem. His poems are often intensely musical and sensitive to acoustic </w:t>
      </w:r>
      <w:proofErr w:type="spellStart"/>
      <w:r w:rsidRPr="00DA2B92">
        <w:rPr>
          <w:rFonts w:ascii="Times" w:hAnsi="Times"/>
          <w:color w:val="000000" w:themeColor="text1"/>
          <w:szCs w:val="28"/>
        </w:rPr>
        <w:t>shiftings</w:t>
      </w:r>
      <w:proofErr w:type="spellEnd"/>
      <w:r w:rsidRPr="00DA2B92">
        <w:rPr>
          <w:rFonts w:ascii="Times" w:hAnsi="Times"/>
          <w:color w:val="000000" w:themeColor="text1"/>
          <w:szCs w:val="28"/>
        </w:rPr>
        <w:t xml:space="preserve">. Changes in linguistic register, tense, shifts in metre, pauses, punctuation marks, and the sonic texture of a line, the distribution of phonemes, all contribute to how a poem shifts dynamics between loud and soft. Pitch and </w:t>
      </w:r>
      <w:r>
        <w:rPr>
          <w:rFonts w:ascii="Times" w:hAnsi="Times"/>
          <w:color w:val="000000" w:themeColor="text1"/>
          <w:szCs w:val="28"/>
        </w:rPr>
        <w:t>tempo</w:t>
      </w:r>
      <w:r w:rsidRPr="00DA2B92">
        <w:rPr>
          <w:rFonts w:ascii="Times" w:hAnsi="Times"/>
          <w:color w:val="000000" w:themeColor="text1"/>
          <w:szCs w:val="28"/>
        </w:rPr>
        <w:t xml:space="preserve">, genre, pacing and tonal register can contribute to a poem’s dynamics and Coleridge takes full and subtle advantage of all those means. Here in these lines from </w:t>
      </w:r>
      <w:r>
        <w:rPr>
          <w:rFonts w:ascii="Times" w:hAnsi="Times"/>
          <w:color w:val="000000" w:themeColor="text1"/>
          <w:szCs w:val="28"/>
        </w:rPr>
        <w:t xml:space="preserve">the 1796 version of </w:t>
      </w:r>
      <w:r w:rsidRPr="00DA2B92">
        <w:rPr>
          <w:rFonts w:ascii="Times" w:hAnsi="Times"/>
          <w:color w:val="000000" w:themeColor="text1"/>
          <w:szCs w:val="28"/>
        </w:rPr>
        <w:t xml:space="preserve">“The </w:t>
      </w:r>
      <w:proofErr w:type="spellStart"/>
      <w:r w:rsidRPr="00DA2B92">
        <w:rPr>
          <w:rFonts w:ascii="Times" w:hAnsi="Times"/>
          <w:color w:val="000000" w:themeColor="text1"/>
          <w:szCs w:val="28"/>
        </w:rPr>
        <w:t>Eolian</w:t>
      </w:r>
      <w:proofErr w:type="spellEnd"/>
      <w:r w:rsidRPr="00DA2B92">
        <w:rPr>
          <w:rFonts w:ascii="Times" w:hAnsi="Times"/>
          <w:color w:val="000000" w:themeColor="text1"/>
          <w:szCs w:val="28"/>
        </w:rPr>
        <w:t xml:space="preserve"> </w:t>
      </w:r>
      <w:r>
        <w:rPr>
          <w:rFonts w:ascii="Times" w:hAnsi="Times"/>
          <w:color w:val="000000" w:themeColor="text1"/>
          <w:szCs w:val="28"/>
        </w:rPr>
        <w:t>H</w:t>
      </w:r>
      <w:r w:rsidRPr="00DA2B92">
        <w:rPr>
          <w:rFonts w:ascii="Times" w:hAnsi="Times"/>
          <w:color w:val="000000" w:themeColor="text1"/>
          <w:szCs w:val="28"/>
        </w:rPr>
        <w:t xml:space="preserve">arp,” for instance Coleridge creates a quietening effect rhythmically, by slowing the pace of the poem: </w:t>
      </w:r>
    </w:p>
    <w:p w14:paraId="242A508B" w14:textId="77777777" w:rsidR="002232B7" w:rsidRDefault="002232B7" w:rsidP="00155984">
      <w:pPr>
        <w:ind w:firstLine="720"/>
        <w:rPr>
          <w:rFonts w:ascii="Times" w:hAnsi="Times"/>
          <w:color w:val="000000" w:themeColor="text1"/>
          <w:szCs w:val="28"/>
          <w:lang w:val="en-US" w:eastAsia="zh-CN"/>
        </w:rPr>
      </w:pPr>
    </w:p>
    <w:p w14:paraId="162E8219" w14:textId="1119C1BE" w:rsidR="00155984" w:rsidRPr="00DA2B92" w:rsidRDefault="00155984" w:rsidP="00155984">
      <w:pPr>
        <w:ind w:firstLine="720"/>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 … How exquisite the scents </w:t>
      </w:r>
    </w:p>
    <w:p w14:paraId="1141AF7C" w14:textId="77777777" w:rsidR="00155984" w:rsidRPr="00DA2B92" w:rsidRDefault="00155984" w:rsidP="00155984">
      <w:pPr>
        <w:ind w:firstLine="720"/>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Snatched from yon bean-field! and the world </w:t>
      </w:r>
      <w:r w:rsidRPr="00DA2B92">
        <w:rPr>
          <w:rFonts w:ascii="Times" w:hAnsi="Times"/>
          <w:i/>
          <w:iCs/>
          <w:color w:val="000000" w:themeColor="text1"/>
          <w:szCs w:val="28"/>
          <w:lang w:val="en-US" w:eastAsia="zh-CN"/>
        </w:rPr>
        <w:t>so</w:t>
      </w:r>
      <w:r w:rsidRPr="00DA2B92">
        <w:rPr>
          <w:rFonts w:ascii="Times" w:hAnsi="Times"/>
          <w:color w:val="000000" w:themeColor="text1"/>
          <w:szCs w:val="28"/>
          <w:lang w:val="en-US" w:eastAsia="zh-CN"/>
        </w:rPr>
        <w:t xml:space="preserve"> hushed! </w:t>
      </w:r>
    </w:p>
    <w:p w14:paraId="1FF5D694" w14:textId="77777777" w:rsidR="00155984" w:rsidRPr="00DA2B92" w:rsidRDefault="00155984" w:rsidP="00155984">
      <w:pPr>
        <w:ind w:firstLine="720"/>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The stilly murmur of the distant Sea </w:t>
      </w:r>
    </w:p>
    <w:p w14:paraId="3535BDE3" w14:textId="77777777" w:rsidR="00155984" w:rsidRPr="00DA2B92" w:rsidRDefault="00155984" w:rsidP="00155984">
      <w:pPr>
        <w:ind w:firstLine="720"/>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Tells us of silence. </w:t>
      </w:r>
      <w:r>
        <w:rPr>
          <w:rFonts w:ascii="Times" w:hAnsi="Times"/>
          <w:bCs/>
          <w:color w:val="000000" w:themeColor="text1"/>
          <w:szCs w:val="28"/>
          <w:lang w:val="en-US" w:eastAsia="zh-CN"/>
        </w:rPr>
        <w:t>(</w:t>
      </w:r>
      <w:r w:rsidRPr="00DA2B92">
        <w:rPr>
          <w:rFonts w:ascii="Times" w:hAnsi="Times"/>
          <w:bCs/>
          <w:color w:val="000000" w:themeColor="text1"/>
          <w:szCs w:val="28"/>
          <w:lang w:val="en-US" w:eastAsia="zh-CN"/>
        </w:rPr>
        <w:t>ll.9-12)</w:t>
      </w:r>
    </w:p>
    <w:p w14:paraId="69C28A4C" w14:textId="77777777" w:rsidR="00155984" w:rsidRPr="00DA2B92" w:rsidRDefault="00155984" w:rsidP="00155984">
      <w:pPr>
        <w:spacing w:line="360" w:lineRule="auto"/>
        <w:rPr>
          <w:rFonts w:ascii="Times" w:hAnsi="Times"/>
          <w:color w:val="000000" w:themeColor="text1"/>
          <w:szCs w:val="28"/>
          <w:lang w:val="en-US" w:eastAsia="zh-CN"/>
        </w:rPr>
      </w:pPr>
    </w:p>
    <w:p w14:paraId="674087D5" w14:textId="77777777" w:rsidR="00155984" w:rsidRDefault="00155984" w:rsidP="00155984">
      <w:pPr>
        <w:spacing w:line="360" w:lineRule="auto"/>
        <w:ind w:hanging="240"/>
        <w:rPr>
          <w:rFonts w:ascii="Times" w:hAnsi="Times"/>
          <w:i/>
          <w:iCs/>
          <w:color w:val="000000" w:themeColor="text1"/>
          <w:szCs w:val="28"/>
          <w:lang w:eastAsia="zh-CN"/>
        </w:rPr>
      </w:pPr>
      <w:r w:rsidRPr="00DA2B92">
        <w:rPr>
          <w:rFonts w:ascii="Times" w:hAnsi="Times"/>
          <w:color w:val="000000" w:themeColor="text1"/>
          <w:szCs w:val="28"/>
          <w:lang w:val="en-US" w:eastAsia="zh-CN"/>
        </w:rPr>
        <w:t xml:space="preserve">   That italicized word </w:t>
      </w:r>
      <w:r w:rsidRPr="00DA2B92">
        <w:rPr>
          <w:rFonts w:ascii="Times" w:hAnsi="Times"/>
          <w:i/>
          <w:iCs/>
          <w:color w:val="000000" w:themeColor="text1"/>
          <w:szCs w:val="28"/>
          <w:lang w:val="en-US" w:eastAsia="zh-CN"/>
        </w:rPr>
        <w:t>so</w:t>
      </w:r>
      <w:r w:rsidRPr="00DA2B92">
        <w:rPr>
          <w:rFonts w:ascii="Times" w:hAnsi="Times"/>
          <w:color w:val="000000" w:themeColor="text1"/>
          <w:szCs w:val="28"/>
          <w:lang w:val="en-US" w:eastAsia="zh-CN"/>
        </w:rPr>
        <w:t xml:space="preserve"> stands out, typographically more emphatic, but not, somehow, </w:t>
      </w:r>
      <w:r w:rsidRPr="00DA2B92">
        <w:rPr>
          <w:rFonts w:ascii="Times" w:hAnsi="Times"/>
          <w:i/>
          <w:iCs/>
          <w:color w:val="000000" w:themeColor="text1"/>
          <w:szCs w:val="28"/>
          <w:lang w:val="en-US" w:eastAsia="zh-CN"/>
        </w:rPr>
        <w:t>louder</w:t>
      </w:r>
      <w:r w:rsidRPr="00DA2B92">
        <w:rPr>
          <w:rFonts w:ascii="Times" w:hAnsi="Times"/>
          <w:color w:val="000000" w:themeColor="text1"/>
          <w:szCs w:val="28"/>
          <w:lang w:val="en-US" w:eastAsia="zh-CN"/>
        </w:rPr>
        <w:t>, than surrounding words. The word “so” (l.9) was italicized in the 1796 version of the poem (which appeared with the title “</w:t>
      </w:r>
      <w:r w:rsidRPr="00DA2B92">
        <w:rPr>
          <w:rFonts w:ascii="Times" w:hAnsi="Times"/>
          <w:color w:val="000000" w:themeColor="text1"/>
          <w:szCs w:val="28"/>
          <w:lang w:eastAsia="zh-CN"/>
        </w:rPr>
        <w:t xml:space="preserve">EFFUSION XXXV. COMPOSED </w:t>
      </w:r>
      <w:r w:rsidRPr="00DA2B92">
        <w:rPr>
          <w:rFonts w:ascii="Times" w:hAnsi="Times"/>
          <w:i/>
          <w:iCs/>
          <w:color w:val="000000" w:themeColor="text1"/>
          <w:szCs w:val="28"/>
          <w:lang w:eastAsia="zh-CN"/>
        </w:rPr>
        <w:t>AUGUST</w:t>
      </w:r>
      <w:r w:rsidRPr="00DA2B92">
        <w:rPr>
          <w:rFonts w:ascii="Times" w:hAnsi="Times"/>
          <w:color w:val="000000" w:themeColor="text1"/>
          <w:szCs w:val="28"/>
          <w:lang w:eastAsia="zh-CN"/>
        </w:rPr>
        <w:t> 20</w:t>
      </w:r>
      <w:r w:rsidRPr="00DA2B92">
        <w:rPr>
          <w:rFonts w:ascii="Times" w:hAnsi="Times"/>
          <w:i/>
          <w:iCs/>
          <w:color w:val="000000" w:themeColor="text1"/>
          <w:szCs w:val="28"/>
          <w:lang w:eastAsia="zh-CN"/>
        </w:rPr>
        <w:t>th</w:t>
      </w:r>
      <w:r w:rsidRPr="00DA2B92">
        <w:rPr>
          <w:rFonts w:ascii="Times" w:hAnsi="Times"/>
          <w:color w:val="000000" w:themeColor="text1"/>
          <w:szCs w:val="28"/>
          <w:lang w:eastAsia="zh-CN"/>
        </w:rPr>
        <w:t xml:space="preserve">, 1795, AT </w:t>
      </w:r>
      <w:r w:rsidRPr="00DA2B92">
        <w:rPr>
          <w:rFonts w:ascii="Times" w:hAnsi="Times"/>
          <w:color w:val="000000" w:themeColor="text1"/>
          <w:szCs w:val="28"/>
          <w:lang w:eastAsia="zh-CN"/>
        </w:rPr>
        <w:lastRenderedPageBreak/>
        <w:t xml:space="preserve">CLEVEDON, SOMERSETSHIRE”) and the word was also italicised in the version of the poem published in </w:t>
      </w:r>
      <w:r w:rsidRPr="00DA2B92">
        <w:rPr>
          <w:rFonts w:ascii="Times" w:hAnsi="Times"/>
          <w:i/>
          <w:iCs/>
          <w:color w:val="000000" w:themeColor="text1"/>
          <w:szCs w:val="28"/>
          <w:lang w:eastAsia="zh-CN"/>
        </w:rPr>
        <w:t>Poems</w:t>
      </w:r>
      <w:r w:rsidRPr="00DA2B92">
        <w:rPr>
          <w:rFonts w:ascii="Times" w:hAnsi="Times"/>
          <w:color w:val="000000" w:themeColor="text1"/>
          <w:szCs w:val="28"/>
          <w:lang w:eastAsia="zh-CN"/>
        </w:rPr>
        <w:t xml:space="preserve"> (1803)</w:t>
      </w:r>
      <w:r>
        <w:rPr>
          <w:rFonts w:ascii="Times" w:hAnsi="Times"/>
          <w:color w:val="000000" w:themeColor="text1"/>
          <w:szCs w:val="28"/>
          <w:lang w:eastAsia="zh-CN"/>
        </w:rPr>
        <w:t xml:space="preserve">, entitled </w:t>
      </w:r>
      <w:commentRangeStart w:id="34"/>
      <w:r w:rsidRPr="00DA2B92">
        <w:rPr>
          <w:rFonts w:ascii="Times" w:hAnsi="Times"/>
          <w:color w:val="000000" w:themeColor="text1"/>
          <w:szCs w:val="28"/>
          <w:lang w:eastAsia="zh-CN"/>
        </w:rPr>
        <w:t xml:space="preserve">“Composed at Clevedon Somersetshire.  </w:t>
      </w:r>
      <w:commentRangeEnd w:id="34"/>
      <w:r>
        <w:commentReference w:id="34"/>
      </w:r>
      <w:r w:rsidRPr="00DA2B92">
        <w:rPr>
          <w:rFonts w:ascii="Times" w:hAnsi="Times"/>
          <w:color w:val="000000" w:themeColor="text1"/>
          <w:szCs w:val="28"/>
          <w:lang w:eastAsia="zh-CN"/>
        </w:rPr>
        <w:t xml:space="preserve">We know that this emphasis was intended by Coleridge because he underlined the word </w:t>
      </w:r>
      <w:r>
        <w:rPr>
          <w:rFonts w:ascii="Times" w:hAnsi="Times"/>
          <w:color w:val="000000" w:themeColor="text1"/>
          <w:szCs w:val="28"/>
          <w:lang w:eastAsia="zh-CN"/>
        </w:rPr>
        <w:t>(“</w:t>
      </w:r>
      <w:r w:rsidRPr="00DA2B92">
        <w:rPr>
          <w:rFonts w:ascii="Times" w:hAnsi="Times"/>
          <w:color w:val="000000" w:themeColor="text1"/>
          <w:szCs w:val="28"/>
          <w:u w:val="single"/>
          <w:lang w:eastAsia="zh-CN"/>
        </w:rPr>
        <w:t>so</w:t>
      </w:r>
      <w:r>
        <w:rPr>
          <w:rFonts w:ascii="Times" w:hAnsi="Times"/>
          <w:color w:val="000000" w:themeColor="text1"/>
          <w:szCs w:val="28"/>
          <w:lang w:eastAsia="zh-CN"/>
        </w:rPr>
        <w:t>”)</w:t>
      </w:r>
      <w:r w:rsidRPr="00DA2B92">
        <w:rPr>
          <w:rFonts w:ascii="Times" w:hAnsi="Times"/>
          <w:color w:val="000000" w:themeColor="text1"/>
          <w:szCs w:val="28"/>
          <w:lang w:eastAsia="zh-CN"/>
        </w:rPr>
        <w:t xml:space="preserve"> in the manuscript version of the poem he sent to Cottle for publication in 1796 (Rugby MS). However, the </w:t>
      </w:r>
      <w:r>
        <w:rPr>
          <w:rFonts w:ascii="Times" w:hAnsi="Times"/>
          <w:color w:val="000000" w:themeColor="text1"/>
          <w:szCs w:val="28"/>
          <w:lang w:eastAsia="zh-CN"/>
        </w:rPr>
        <w:t xml:space="preserve">version of the </w:t>
      </w:r>
      <w:r w:rsidRPr="00DA2B92">
        <w:rPr>
          <w:rFonts w:ascii="Times" w:hAnsi="Times"/>
          <w:color w:val="000000" w:themeColor="text1"/>
          <w:szCs w:val="28"/>
          <w:lang w:eastAsia="zh-CN"/>
        </w:rPr>
        <w:t xml:space="preserve">poem published </w:t>
      </w:r>
      <w:r w:rsidRPr="00DA2B92">
        <w:rPr>
          <w:rFonts w:ascii="Times" w:hAnsi="Times"/>
          <w:i/>
          <w:iCs/>
          <w:color w:val="000000" w:themeColor="text1"/>
          <w:szCs w:val="28"/>
          <w:lang w:eastAsia="zh-CN"/>
        </w:rPr>
        <w:t>Sibylline Leaves</w:t>
      </w:r>
      <w:r>
        <w:rPr>
          <w:rFonts w:ascii="Times" w:hAnsi="Times"/>
          <w:i/>
          <w:iCs/>
          <w:color w:val="000000" w:themeColor="text1"/>
          <w:szCs w:val="28"/>
          <w:lang w:eastAsia="zh-CN"/>
        </w:rPr>
        <w:t xml:space="preserve"> </w:t>
      </w:r>
      <w:r w:rsidRPr="00DA2B92">
        <w:rPr>
          <w:rFonts w:ascii="Times" w:hAnsi="Times"/>
          <w:color w:val="000000" w:themeColor="text1"/>
          <w:szCs w:val="28"/>
          <w:lang w:eastAsia="zh-CN"/>
        </w:rPr>
        <w:t xml:space="preserve">in 1817 does not have the word </w:t>
      </w:r>
      <w:r>
        <w:rPr>
          <w:rFonts w:ascii="Times" w:hAnsi="Times"/>
          <w:color w:val="000000" w:themeColor="text1"/>
          <w:szCs w:val="28"/>
          <w:lang w:eastAsia="zh-CN"/>
        </w:rPr>
        <w:t xml:space="preserve">“so” </w:t>
      </w:r>
      <w:r w:rsidRPr="00DA2B92">
        <w:rPr>
          <w:rFonts w:ascii="Times" w:hAnsi="Times"/>
          <w:color w:val="000000" w:themeColor="text1"/>
          <w:szCs w:val="28"/>
          <w:lang w:eastAsia="zh-CN"/>
        </w:rPr>
        <w:t>italicised</w:t>
      </w:r>
      <w:r w:rsidRPr="00DA2B92">
        <w:rPr>
          <w:rFonts w:ascii="Times" w:hAnsi="Times"/>
          <w:i/>
          <w:iCs/>
          <w:color w:val="000000" w:themeColor="text1"/>
          <w:szCs w:val="28"/>
          <w:lang w:eastAsia="zh-CN"/>
        </w:rPr>
        <w:t xml:space="preserve">. </w:t>
      </w:r>
    </w:p>
    <w:p w14:paraId="31A7EABE" w14:textId="77777777" w:rsidR="00155984" w:rsidRDefault="00155984" w:rsidP="00155984">
      <w:pPr>
        <w:spacing w:line="360" w:lineRule="auto"/>
        <w:ind w:firstLine="720"/>
        <w:rPr>
          <w:rFonts w:ascii="Times" w:hAnsi="Times"/>
          <w:color w:val="000000" w:themeColor="text1"/>
          <w:szCs w:val="28"/>
          <w:lang w:val="en-US" w:eastAsia="zh-CN"/>
        </w:rPr>
      </w:pPr>
      <w:r w:rsidRPr="00DA2B92">
        <w:rPr>
          <w:rFonts w:ascii="Times" w:hAnsi="Times"/>
          <w:color w:val="000000" w:themeColor="text1"/>
          <w:szCs w:val="28"/>
          <w:lang w:eastAsia="zh-CN"/>
        </w:rPr>
        <w:t xml:space="preserve">The italicisation (or its omission) is significant in terms of how we hear the line, </w:t>
      </w:r>
      <w:proofErr w:type="gramStart"/>
      <w:r w:rsidRPr="00DA2B92">
        <w:rPr>
          <w:rFonts w:ascii="Times" w:hAnsi="Times"/>
          <w:color w:val="000000" w:themeColor="text1"/>
          <w:szCs w:val="28"/>
          <w:lang w:eastAsia="zh-CN"/>
        </w:rPr>
        <w:t>and also</w:t>
      </w:r>
      <w:proofErr w:type="gramEnd"/>
      <w:r w:rsidRPr="00DA2B92">
        <w:rPr>
          <w:rFonts w:ascii="Times" w:hAnsi="Times"/>
          <w:color w:val="000000" w:themeColor="text1"/>
          <w:szCs w:val="28"/>
          <w:lang w:eastAsia="zh-CN"/>
        </w:rPr>
        <w:t xml:space="preserve"> in how the line represents volume. </w:t>
      </w:r>
      <w:r w:rsidRPr="00DA2B92">
        <w:rPr>
          <w:rFonts w:ascii="Times" w:hAnsi="Times"/>
          <w:color w:val="000000" w:themeColor="text1"/>
          <w:szCs w:val="28"/>
          <w:lang w:val="en-US" w:eastAsia="zh-CN"/>
        </w:rPr>
        <w:t xml:space="preserve">The use of </w:t>
      </w:r>
      <w:r w:rsidRPr="00DA2B92">
        <w:rPr>
          <w:rFonts w:ascii="Times" w:hAnsi="Times"/>
          <w:i/>
          <w:iCs/>
          <w:color w:val="000000" w:themeColor="text1"/>
          <w:szCs w:val="28"/>
          <w:lang w:val="en-US" w:eastAsia="zh-CN"/>
        </w:rPr>
        <w:t>italics</w:t>
      </w:r>
      <w:r w:rsidRPr="00DA2B92">
        <w:rPr>
          <w:rFonts w:ascii="Times" w:hAnsi="Times"/>
          <w:color w:val="000000" w:themeColor="text1"/>
          <w:szCs w:val="28"/>
          <w:lang w:val="en-US" w:eastAsia="zh-CN"/>
        </w:rPr>
        <w:t xml:space="preserve"> can create shifts of vocal </w:t>
      </w:r>
      <w:proofErr w:type="gramStart"/>
      <w:r w:rsidRPr="00DA2B92">
        <w:rPr>
          <w:rFonts w:ascii="Times" w:hAnsi="Times"/>
          <w:color w:val="000000" w:themeColor="text1"/>
          <w:szCs w:val="28"/>
          <w:lang w:val="en-US" w:eastAsia="zh-CN"/>
        </w:rPr>
        <w:t>tone</w:t>
      </w:r>
      <w:proofErr w:type="gramEnd"/>
      <w:r w:rsidRPr="00DA2B92">
        <w:rPr>
          <w:rFonts w:ascii="Times" w:hAnsi="Times"/>
          <w:color w:val="000000" w:themeColor="text1"/>
          <w:szCs w:val="28"/>
          <w:lang w:val="en-US" w:eastAsia="zh-CN"/>
        </w:rPr>
        <w:t xml:space="preserve"> but it can also contribute to shifts of pace and rhythm</w:t>
      </w:r>
      <w:r>
        <w:rPr>
          <w:rFonts w:ascii="Times" w:hAnsi="Times"/>
          <w:color w:val="000000" w:themeColor="text1"/>
          <w:szCs w:val="28"/>
          <w:lang w:val="en-US" w:eastAsia="zh-CN"/>
        </w:rPr>
        <w:t>, which in turn suggests a dynamic effect, in this case, a quietening</w:t>
      </w:r>
      <w:r w:rsidRPr="00DA2B92">
        <w:rPr>
          <w:rFonts w:ascii="Times" w:hAnsi="Times"/>
          <w:color w:val="000000" w:themeColor="text1"/>
          <w:szCs w:val="28"/>
          <w:lang w:val="en-US" w:eastAsia="zh-CN"/>
        </w:rPr>
        <w:t>. Here, the italicization alters the rhythm of the line so that instead of the iambic pattern of “the WORLD so HUSHED,” that word “so” gains a stress, to the WORLD SO</w:t>
      </w:r>
      <w:r w:rsidRPr="00DA2B92">
        <w:rPr>
          <w:rFonts w:ascii="Times" w:hAnsi="Times"/>
          <w:b/>
          <w:bCs/>
          <w:color w:val="000000" w:themeColor="text1"/>
          <w:szCs w:val="28"/>
          <w:lang w:val="en-US" w:eastAsia="zh-CN"/>
        </w:rPr>
        <w:t xml:space="preserve"> </w:t>
      </w:r>
      <w:r w:rsidRPr="00DA2B92">
        <w:rPr>
          <w:rFonts w:ascii="Times" w:hAnsi="Times"/>
          <w:color w:val="000000" w:themeColor="text1"/>
          <w:szCs w:val="28"/>
          <w:lang w:val="en-US" w:eastAsia="zh-CN"/>
        </w:rPr>
        <w:t>HUSHED.  These three stresses in a row slow us down and the change of pace creates a feeling of intimacy</w:t>
      </w:r>
      <w:r>
        <w:rPr>
          <w:rFonts w:ascii="Times" w:hAnsi="Times"/>
          <w:color w:val="000000" w:themeColor="text1"/>
          <w:szCs w:val="28"/>
          <w:lang w:val="en-US" w:eastAsia="zh-CN"/>
        </w:rPr>
        <w:t>—</w:t>
      </w:r>
      <w:r w:rsidRPr="00DA2B92">
        <w:rPr>
          <w:rFonts w:ascii="Times" w:hAnsi="Times"/>
          <w:color w:val="000000" w:themeColor="text1"/>
          <w:szCs w:val="28"/>
          <w:lang w:val="en-US" w:eastAsia="zh-CN"/>
        </w:rPr>
        <w:t xml:space="preserve">drawing us in, as it slows us down: together these contribute to the effect of </w:t>
      </w:r>
      <w:r w:rsidRPr="00DA2B92">
        <w:rPr>
          <w:rFonts w:ascii="Times" w:hAnsi="Times"/>
          <w:i/>
          <w:iCs/>
          <w:color w:val="000000" w:themeColor="text1"/>
          <w:szCs w:val="28"/>
          <w:lang w:val="en-US" w:eastAsia="zh-CN"/>
        </w:rPr>
        <w:t>diminuendo</w:t>
      </w:r>
      <w:r w:rsidRPr="00DA2B92">
        <w:rPr>
          <w:rFonts w:ascii="Times" w:hAnsi="Times"/>
          <w:color w:val="000000" w:themeColor="text1"/>
          <w:szCs w:val="28"/>
          <w:lang w:val="en-US" w:eastAsia="zh-CN"/>
        </w:rPr>
        <w:t xml:space="preserve">. There is a sense of quieting as we reach the word “hushed,” a slowing down which puts emphasis on the quiet it denotes, a quiet which fades to the silence of the white space at the end of the end-stopped line. The word “hushed” </w:t>
      </w:r>
      <w:r>
        <w:rPr>
          <w:rFonts w:ascii="Times" w:hAnsi="Times"/>
          <w:color w:val="000000" w:themeColor="text1"/>
          <w:szCs w:val="28"/>
          <w:lang w:val="en-US" w:eastAsia="zh-CN"/>
        </w:rPr>
        <w:t xml:space="preserve">conveys the sense, still current, of </w:t>
      </w:r>
      <w:r w:rsidRPr="00DA2B92">
        <w:rPr>
          <w:rFonts w:ascii="Times" w:hAnsi="Times"/>
          <w:color w:val="000000" w:themeColor="text1"/>
          <w:szCs w:val="28"/>
          <w:lang w:val="en-US" w:eastAsia="zh-CN"/>
        </w:rPr>
        <w:t>“</w:t>
      </w:r>
      <w:r>
        <w:rPr>
          <w:rFonts w:ascii="Times" w:hAnsi="Times"/>
          <w:color w:val="000000" w:themeColor="text1"/>
          <w:szCs w:val="28"/>
          <w:lang w:val="en-US" w:eastAsia="zh-CN"/>
        </w:rPr>
        <w:t>R</w:t>
      </w:r>
      <w:r w:rsidRPr="00DA2B92">
        <w:rPr>
          <w:rFonts w:ascii="Times" w:hAnsi="Times"/>
          <w:color w:val="000000" w:themeColor="text1"/>
          <w:szCs w:val="28"/>
          <w:lang w:val="en-US" w:eastAsia="zh-CN"/>
        </w:rPr>
        <w:t>educed to silence; silenced, stilled, quieted” (</w:t>
      </w:r>
      <w:r w:rsidRPr="00D51361">
        <w:rPr>
          <w:rFonts w:ascii="Times" w:hAnsi="Times"/>
          <w:i/>
          <w:iCs/>
          <w:color w:val="000000" w:themeColor="text1"/>
          <w:szCs w:val="28"/>
          <w:lang w:val="en-US" w:eastAsia="zh-CN"/>
        </w:rPr>
        <w:t>OED</w:t>
      </w:r>
      <w:r w:rsidRPr="00DA2B92">
        <w:rPr>
          <w:rFonts w:ascii="Times" w:hAnsi="Times"/>
          <w:color w:val="000000" w:themeColor="text1"/>
          <w:szCs w:val="28"/>
          <w:lang w:val="en-US" w:eastAsia="zh-CN"/>
        </w:rPr>
        <w:t>): in slowing the pace of the line by emphasizing</w:t>
      </w:r>
      <w:r>
        <w:rPr>
          <w:rFonts w:ascii="Times" w:hAnsi="Times"/>
          <w:color w:val="000000" w:themeColor="text1"/>
          <w:szCs w:val="28"/>
          <w:lang w:val="en-US" w:eastAsia="zh-CN"/>
        </w:rPr>
        <w:t xml:space="preserve"> the word</w:t>
      </w:r>
      <w:r w:rsidRPr="00DA2B92">
        <w:rPr>
          <w:rFonts w:ascii="Times" w:hAnsi="Times"/>
          <w:color w:val="000000" w:themeColor="text1"/>
          <w:szCs w:val="28"/>
          <w:lang w:val="en-US" w:eastAsia="zh-CN"/>
        </w:rPr>
        <w:t xml:space="preserve"> “</w:t>
      </w:r>
      <w:r w:rsidRPr="00DA2B92">
        <w:rPr>
          <w:rFonts w:ascii="Times" w:hAnsi="Times"/>
          <w:i/>
          <w:iCs/>
          <w:color w:val="000000" w:themeColor="text1"/>
          <w:szCs w:val="28"/>
          <w:lang w:val="en-US" w:eastAsia="zh-CN"/>
        </w:rPr>
        <w:t>so,”</w:t>
      </w:r>
      <w:r w:rsidRPr="00DA2B92">
        <w:rPr>
          <w:rFonts w:ascii="Times" w:hAnsi="Times"/>
          <w:color w:val="000000" w:themeColor="text1"/>
          <w:szCs w:val="28"/>
          <w:lang w:val="en-US" w:eastAsia="zh-CN"/>
        </w:rPr>
        <w:t xml:space="preserve"> Coleridge creates a stilling effect rhythmically, and this contributes to the quietening of volume described and enacted.  </w:t>
      </w:r>
    </w:p>
    <w:p w14:paraId="11E5583D" w14:textId="4A3D5008" w:rsidR="00155984" w:rsidRPr="00364C6A" w:rsidRDefault="00155984" w:rsidP="00155984">
      <w:pPr>
        <w:spacing w:line="360" w:lineRule="auto"/>
        <w:ind w:firstLine="720"/>
        <w:rPr>
          <w:rFonts w:ascii="Times" w:hAnsi="Times"/>
          <w:color w:val="000000" w:themeColor="text1"/>
          <w:szCs w:val="28"/>
          <w:lang w:val="en-US" w:eastAsia="zh-CN"/>
        </w:rPr>
      </w:pPr>
      <w:r w:rsidRPr="00DA2B92">
        <w:rPr>
          <w:rFonts w:ascii="Times" w:hAnsi="Times"/>
          <w:color w:val="000000" w:themeColor="text1"/>
          <w:szCs w:val="28"/>
          <w:lang w:val="en-US" w:eastAsia="zh-CN"/>
        </w:rPr>
        <w:t>The rhythmic shift in the next line, sounded in the phrase “the stilly murmur,” with its return to an iambic pattern, contributes to a steadying which suggests a quietening effect.  The rhythm of the line shifts in  the phrase “of the distant sea,” so that the word “distant” is emphasized after two unstressed syllables  (“of the”); this shift in perspective is also suggested semantically as we shift from the proximity suggested by “murmur,”  suggesting the “low continuous sound of water” (</w:t>
      </w:r>
      <w:r w:rsidRPr="00972183">
        <w:rPr>
          <w:rFonts w:ascii="Times" w:hAnsi="Times"/>
          <w:i/>
          <w:iCs/>
          <w:color w:val="000000" w:themeColor="text1"/>
          <w:szCs w:val="28"/>
          <w:lang w:val="en-US" w:eastAsia="zh-CN"/>
        </w:rPr>
        <w:t>OED</w:t>
      </w:r>
      <w:r w:rsidRPr="00DA2B92">
        <w:rPr>
          <w:rFonts w:ascii="Times" w:hAnsi="Times"/>
          <w:color w:val="000000" w:themeColor="text1"/>
          <w:szCs w:val="28"/>
          <w:lang w:val="en-US" w:eastAsia="zh-CN"/>
        </w:rPr>
        <w:t>, 2) but also a  quiet speaking voice, “A word or sentence spoken softly or indistinctly; faint or barely audible speech” (</w:t>
      </w:r>
      <w:r w:rsidRPr="00972183">
        <w:rPr>
          <w:rFonts w:ascii="Times" w:hAnsi="Times"/>
          <w:i/>
          <w:iCs/>
          <w:color w:val="000000" w:themeColor="text1"/>
          <w:szCs w:val="28"/>
          <w:lang w:val="en-US" w:eastAsia="zh-CN"/>
        </w:rPr>
        <w:t>OED</w:t>
      </w:r>
      <w:r w:rsidR="00972183">
        <w:rPr>
          <w:rFonts w:ascii="Times" w:hAnsi="Times"/>
          <w:i/>
          <w:iCs/>
          <w:color w:val="000000" w:themeColor="text1"/>
          <w:szCs w:val="28"/>
          <w:lang w:val="en-US" w:eastAsia="zh-CN"/>
        </w:rPr>
        <w:t>,</w:t>
      </w:r>
      <w:r w:rsidRPr="00DA2B92">
        <w:rPr>
          <w:rFonts w:ascii="Times" w:hAnsi="Times"/>
          <w:color w:val="000000" w:themeColor="text1"/>
          <w:szCs w:val="28"/>
          <w:lang w:val="en-US" w:eastAsia="zh-CN"/>
        </w:rPr>
        <w:t xml:space="preserve"> 4)</w:t>
      </w:r>
      <w:r>
        <w:rPr>
          <w:rFonts w:ascii="Times" w:hAnsi="Times"/>
          <w:color w:val="000000" w:themeColor="text1"/>
          <w:szCs w:val="28"/>
          <w:lang w:val="en-US" w:eastAsia="zh-CN"/>
        </w:rPr>
        <w:t>.</w:t>
      </w:r>
      <w:r w:rsidRPr="00DA2B92">
        <w:rPr>
          <w:rStyle w:val="EndnoteReference"/>
          <w:rFonts w:ascii="Times" w:hAnsi="Times"/>
          <w:color w:val="000000" w:themeColor="text1"/>
          <w:szCs w:val="28"/>
          <w:lang w:val="en-US" w:eastAsia="zh-CN"/>
        </w:rPr>
        <w:endnoteReference w:id="11"/>
      </w:r>
      <w:r w:rsidRPr="00DA2B92">
        <w:rPr>
          <w:rFonts w:ascii="Times" w:hAnsi="Times"/>
          <w:color w:val="000000" w:themeColor="text1"/>
          <w:szCs w:val="28"/>
          <w:lang w:val="en-US" w:eastAsia="zh-CN"/>
        </w:rPr>
        <w:t xml:space="preserve"> This “murmur” is a quiet voice we can hear only if we are close to the sound; a shift from this suggestion of proximity to “distant” produces a fading effect, a kind of diminuendo.  Once again, a shift in pace and rhythm contributes to a quietening effect.  There is a slowing of pace, suggested by the thickening acoustic texture of the lines with their alliterative clustering of </w:t>
      </w:r>
      <w:r w:rsidRPr="00DA2B92">
        <w:rPr>
          <w:rFonts w:ascii="Times" w:hAnsi="Times"/>
          <w:i/>
          <w:iCs/>
          <w:color w:val="000000" w:themeColor="text1"/>
          <w:szCs w:val="28"/>
          <w:lang w:val="en-US" w:eastAsia="zh-CN"/>
        </w:rPr>
        <w:t xml:space="preserve">s </w:t>
      </w:r>
      <w:r w:rsidRPr="00DA2B92">
        <w:rPr>
          <w:rFonts w:ascii="Times" w:hAnsi="Times"/>
          <w:color w:val="000000" w:themeColor="text1"/>
          <w:szCs w:val="28"/>
          <w:lang w:val="en-US" w:eastAsia="zh-CN"/>
        </w:rPr>
        <w:t xml:space="preserve">sounds that concentrate in, and </w:t>
      </w:r>
      <w:proofErr w:type="spellStart"/>
      <w:r w:rsidRPr="00DA2B92">
        <w:rPr>
          <w:rFonts w:ascii="Times" w:hAnsi="Times"/>
          <w:color w:val="000000" w:themeColor="text1"/>
          <w:szCs w:val="28"/>
          <w:lang w:val="en-US" w:eastAsia="zh-CN"/>
        </w:rPr>
        <w:t>emphasise</w:t>
      </w:r>
      <w:proofErr w:type="spellEnd"/>
      <w:r w:rsidRPr="00DA2B92">
        <w:rPr>
          <w:rFonts w:ascii="Times" w:hAnsi="Times"/>
          <w:color w:val="000000" w:themeColor="text1"/>
          <w:szCs w:val="28"/>
          <w:lang w:val="en-US" w:eastAsia="zh-CN"/>
        </w:rPr>
        <w:t xml:space="preserve">, the final word of the sentence, “silence”: “the </w:t>
      </w:r>
      <w:r w:rsidRPr="00DA2B92">
        <w:rPr>
          <w:rFonts w:ascii="Times" w:hAnsi="Times"/>
          <w:i/>
          <w:iCs/>
          <w:color w:val="000000" w:themeColor="text1"/>
          <w:szCs w:val="28"/>
          <w:lang w:val="en-US" w:eastAsia="zh-CN"/>
        </w:rPr>
        <w:t>s</w:t>
      </w:r>
      <w:r w:rsidRPr="00DA2B92">
        <w:rPr>
          <w:rFonts w:ascii="Times" w:hAnsi="Times"/>
          <w:color w:val="000000" w:themeColor="text1"/>
          <w:szCs w:val="28"/>
          <w:lang w:val="en-US" w:eastAsia="zh-CN"/>
        </w:rPr>
        <w:t>tilly murmur of the di</w:t>
      </w:r>
      <w:r w:rsidRPr="00DA2B92">
        <w:rPr>
          <w:rFonts w:ascii="Times" w:hAnsi="Times"/>
          <w:i/>
          <w:iCs/>
          <w:color w:val="000000" w:themeColor="text1"/>
          <w:szCs w:val="28"/>
          <w:lang w:val="en-US" w:eastAsia="zh-CN"/>
        </w:rPr>
        <w:t>s</w:t>
      </w:r>
      <w:r w:rsidRPr="00DA2B92">
        <w:rPr>
          <w:rFonts w:ascii="Times" w:hAnsi="Times"/>
          <w:color w:val="000000" w:themeColor="text1"/>
          <w:szCs w:val="28"/>
          <w:lang w:val="en-US" w:eastAsia="zh-CN"/>
        </w:rPr>
        <w:t xml:space="preserve">tant </w:t>
      </w:r>
      <w:r w:rsidRPr="00DA2B92">
        <w:rPr>
          <w:rFonts w:ascii="Times" w:hAnsi="Times"/>
          <w:i/>
          <w:iCs/>
          <w:color w:val="000000" w:themeColor="text1"/>
          <w:szCs w:val="28"/>
          <w:lang w:val="en-US" w:eastAsia="zh-CN"/>
        </w:rPr>
        <w:t>s</w:t>
      </w:r>
      <w:r w:rsidRPr="00DA2B92">
        <w:rPr>
          <w:rFonts w:ascii="Times" w:hAnsi="Times"/>
          <w:color w:val="000000" w:themeColor="text1"/>
          <w:szCs w:val="28"/>
          <w:lang w:val="en-US" w:eastAsia="zh-CN"/>
        </w:rPr>
        <w:t>ea/ Tells u</w:t>
      </w:r>
      <w:r w:rsidRPr="00DA2B92">
        <w:rPr>
          <w:rFonts w:ascii="Times" w:hAnsi="Times"/>
          <w:i/>
          <w:iCs/>
          <w:color w:val="000000" w:themeColor="text1"/>
          <w:szCs w:val="28"/>
          <w:lang w:val="en-US" w:eastAsia="zh-CN"/>
        </w:rPr>
        <w:t xml:space="preserve">s </w:t>
      </w:r>
      <w:r w:rsidRPr="00DA2B92">
        <w:rPr>
          <w:rFonts w:ascii="Times" w:hAnsi="Times"/>
          <w:color w:val="000000" w:themeColor="text1"/>
          <w:szCs w:val="28"/>
          <w:lang w:val="en-US" w:eastAsia="zh-CN"/>
        </w:rPr>
        <w:t xml:space="preserve">of </w:t>
      </w:r>
      <w:r w:rsidRPr="00DA2B92">
        <w:rPr>
          <w:rFonts w:ascii="Times" w:hAnsi="Times"/>
          <w:i/>
          <w:iCs/>
          <w:color w:val="000000" w:themeColor="text1"/>
          <w:szCs w:val="28"/>
          <w:lang w:val="en-US" w:eastAsia="zh-CN"/>
        </w:rPr>
        <w:t>silence.</w:t>
      </w:r>
      <w:r w:rsidRPr="00DA2B92">
        <w:rPr>
          <w:rFonts w:ascii="Times" w:hAnsi="Times"/>
          <w:color w:val="000000" w:themeColor="text1"/>
          <w:szCs w:val="28"/>
          <w:lang w:val="en-US" w:eastAsia="zh-CN"/>
        </w:rPr>
        <w:t xml:space="preserve">”  This is an example of the kind of interplay between sound and semantic meaning which </w:t>
      </w:r>
      <w:r>
        <w:rPr>
          <w:rFonts w:ascii="Times" w:hAnsi="Times"/>
          <w:color w:val="000000" w:themeColor="text1"/>
          <w:szCs w:val="28"/>
          <w:lang w:val="en-US" w:eastAsia="zh-CN"/>
        </w:rPr>
        <w:t xml:space="preserve">T.S. </w:t>
      </w:r>
      <w:r w:rsidRPr="00DA2B92">
        <w:rPr>
          <w:rFonts w:ascii="Times" w:hAnsi="Times"/>
          <w:color w:val="000000" w:themeColor="text1"/>
          <w:szCs w:val="28"/>
          <w:lang w:val="en-US" w:eastAsia="zh-CN"/>
        </w:rPr>
        <w:t xml:space="preserve">Eliot understood was key to the </w:t>
      </w:r>
      <w:r w:rsidRPr="00DA2B92">
        <w:rPr>
          <w:rFonts w:ascii="Times" w:hAnsi="Times"/>
          <w:color w:val="000000" w:themeColor="text1"/>
          <w:szCs w:val="28"/>
          <w:lang w:val="en-US" w:eastAsia="zh-CN"/>
        </w:rPr>
        <w:lastRenderedPageBreak/>
        <w:t xml:space="preserve">auditory imagination, that “feeling for syllable and rhythm, penetrating far below the conscious levels of thought and feeling, invigorating every word” (T.S. Eliot, </w:t>
      </w:r>
      <w:r>
        <w:rPr>
          <w:rFonts w:ascii="Times" w:hAnsi="Times"/>
          <w:color w:val="000000" w:themeColor="text1"/>
          <w:szCs w:val="28"/>
          <w:lang w:val="en-US" w:eastAsia="zh-CN"/>
        </w:rPr>
        <w:t>‘</w:t>
      </w:r>
      <w:r w:rsidRPr="00D51361">
        <w:rPr>
          <w:rFonts w:ascii="Times" w:hAnsi="Times"/>
          <w:color w:val="000000" w:themeColor="text1"/>
          <w:szCs w:val="28"/>
          <w:lang w:eastAsia="zh-CN"/>
        </w:rPr>
        <w:t xml:space="preserve">Matthew Arnold’, in </w:t>
      </w:r>
      <w:r w:rsidRPr="00D51361">
        <w:rPr>
          <w:rFonts w:ascii="Times" w:hAnsi="Times"/>
          <w:i/>
          <w:iCs/>
          <w:color w:val="000000" w:themeColor="text1"/>
          <w:szCs w:val="28"/>
          <w:lang w:eastAsia="zh-CN"/>
        </w:rPr>
        <w:t xml:space="preserve">T. S. Eliot, The Use of Poetry and the Use of Criticism </w:t>
      </w:r>
      <w:r w:rsidRPr="00D51361">
        <w:rPr>
          <w:rFonts w:ascii="Times" w:hAnsi="Times"/>
          <w:color w:val="000000" w:themeColor="text1"/>
          <w:szCs w:val="28"/>
          <w:lang w:eastAsia="zh-CN"/>
        </w:rPr>
        <w:t>(London 1933) p. 119</w:t>
      </w:r>
      <w:r>
        <w:rPr>
          <w:rFonts w:ascii="Times" w:hAnsi="Times"/>
          <w:color w:val="000000" w:themeColor="text1"/>
          <w:szCs w:val="28"/>
          <w:lang w:eastAsia="zh-CN"/>
        </w:rPr>
        <w:t>)</w:t>
      </w:r>
      <w:r w:rsidRPr="00D51361">
        <w:rPr>
          <w:rFonts w:ascii="Times" w:hAnsi="Times"/>
          <w:color w:val="000000" w:themeColor="text1"/>
          <w:szCs w:val="28"/>
          <w:lang w:eastAsia="zh-CN"/>
        </w:rPr>
        <w:t xml:space="preserve">. </w:t>
      </w:r>
      <w:r>
        <w:rPr>
          <w:rFonts w:ascii="Times" w:hAnsi="Times"/>
          <w:color w:val="000000" w:themeColor="text1"/>
          <w:szCs w:val="28"/>
          <w:lang w:eastAsia="zh-CN"/>
        </w:rPr>
        <w:t xml:space="preserve"> </w:t>
      </w:r>
      <w:r w:rsidRPr="00DA2B92">
        <w:rPr>
          <w:rFonts w:ascii="Times" w:hAnsi="Times"/>
          <w:color w:val="000000" w:themeColor="text1"/>
          <w:szCs w:val="28"/>
          <w:lang w:val="en-US" w:eastAsia="zh-CN"/>
        </w:rPr>
        <w:t xml:space="preserve"> </w:t>
      </w:r>
      <w:r w:rsidRPr="00DA2B92">
        <w:rPr>
          <w:rFonts w:ascii="Times" w:hAnsi="Times"/>
          <w:color w:val="000000" w:themeColor="text1"/>
          <w:szCs w:val="28"/>
        </w:rPr>
        <w:t xml:space="preserve">Coleridge creates acoustic shifts in and through rhythmic and verbal textures and contextures in </w:t>
      </w:r>
      <w:proofErr w:type="gramStart"/>
      <w:r w:rsidRPr="00DA2B92">
        <w:rPr>
          <w:rFonts w:ascii="Times" w:hAnsi="Times"/>
          <w:color w:val="000000" w:themeColor="text1"/>
          <w:szCs w:val="28"/>
        </w:rPr>
        <w:t>many different ways</w:t>
      </w:r>
      <w:proofErr w:type="gramEnd"/>
      <w:r w:rsidRPr="00DA2B92">
        <w:rPr>
          <w:rFonts w:ascii="Times" w:hAnsi="Times"/>
          <w:color w:val="000000" w:themeColor="text1"/>
          <w:szCs w:val="28"/>
        </w:rPr>
        <w:t>, including the use of emphatic markings such as underlining or italicisation as well as through shifts of rhythm and pace, as he does in these lines.</w:t>
      </w:r>
      <w:r w:rsidRPr="00DA2B92">
        <w:rPr>
          <w:rStyle w:val="EndnoteReference"/>
          <w:rFonts w:ascii="Times" w:hAnsi="Times"/>
          <w:color w:val="000000" w:themeColor="text1"/>
          <w:szCs w:val="28"/>
        </w:rPr>
        <w:endnoteReference w:id="12"/>
      </w:r>
      <w:r w:rsidRPr="00DA2B92">
        <w:rPr>
          <w:rFonts w:ascii="Times" w:hAnsi="Times"/>
          <w:color w:val="000000" w:themeColor="text1"/>
          <w:szCs w:val="28"/>
        </w:rPr>
        <w:t xml:space="preserve"> </w:t>
      </w:r>
    </w:p>
    <w:p w14:paraId="2676CE24"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lang w:val="en-US" w:eastAsia="zh-CN"/>
        </w:rPr>
        <w:t xml:space="preserve">The change in register in the line “the stilly murmur of the distant sea” also contributes to a sense of historical distance, and to a related sense of acoustic distancing or quietening, diminuendo. The line, “the stilly murmur of the distant sea,” sounds archaic with its balanced pairs of adjective and noun- </w:t>
      </w:r>
      <w:r w:rsidRPr="00DA2B92">
        <w:rPr>
          <w:rFonts w:ascii="Times" w:hAnsi="Times"/>
          <w:i/>
          <w:iCs/>
          <w:color w:val="000000" w:themeColor="text1"/>
          <w:szCs w:val="28"/>
          <w:lang w:val="en-US" w:eastAsia="zh-CN"/>
        </w:rPr>
        <w:t>stilly</w:t>
      </w:r>
      <w:r w:rsidRPr="00DA2B92">
        <w:rPr>
          <w:rFonts w:ascii="Times" w:hAnsi="Times"/>
          <w:color w:val="000000" w:themeColor="text1"/>
          <w:szCs w:val="28"/>
          <w:lang w:val="en-US" w:eastAsia="zh-CN"/>
        </w:rPr>
        <w:t xml:space="preserve"> murmur, </w:t>
      </w:r>
      <w:r w:rsidRPr="00DA2B92">
        <w:rPr>
          <w:rFonts w:ascii="Times" w:hAnsi="Times"/>
          <w:i/>
          <w:iCs/>
          <w:color w:val="000000" w:themeColor="text1"/>
          <w:szCs w:val="28"/>
          <w:lang w:val="en-US" w:eastAsia="zh-CN"/>
        </w:rPr>
        <w:t>distant</w:t>
      </w:r>
      <w:r w:rsidRPr="00DA2B92">
        <w:rPr>
          <w:rFonts w:ascii="Times" w:hAnsi="Times"/>
          <w:color w:val="000000" w:themeColor="text1"/>
          <w:szCs w:val="28"/>
          <w:lang w:val="en-US" w:eastAsia="zh-CN"/>
        </w:rPr>
        <w:t xml:space="preserve"> sea- in which the </w:t>
      </w:r>
      <w:proofErr w:type="spellStart"/>
      <w:r w:rsidRPr="00DA2B92">
        <w:rPr>
          <w:rFonts w:ascii="Times" w:hAnsi="Times"/>
          <w:i/>
          <w:iCs/>
          <w:color w:val="000000" w:themeColor="text1"/>
          <w:szCs w:val="28"/>
          <w:lang w:val="en-US" w:eastAsia="zh-CN"/>
        </w:rPr>
        <w:t>st</w:t>
      </w:r>
      <w:proofErr w:type="spellEnd"/>
      <w:r w:rsidRPr="00DA2B92">
        <w:rPr>
          <w:rFonts w:ascii="Times" w:hAnsi="Times"/>
          <w:color w:val="000000" w:themeColor="text1"/>
          <w:szCs w:val="28"/>
          <w:lang w:val="en-US" w:eastAsia="zh-CN"/>
        </w:rPr>
        <w:t xml:space="preserve"> sounds chime with </w:t>
      </w:r>
      <w:r w:rsidRPr="00DA2B92">
        <w:rPr>
          <w:rFonts w:ascii="Times" w:hAnsi="Times"/>
          <w:i/>
          <w:iCs/>
          <w:color w:val="000000" w:themeColor="text1"/>
          <w:szCs w:val="28"/>
          <w:lang w:val="en-US" w:eastAsia="zh-CN"/>
        </w:rPr>
        <w:t>stilly</w:t>
      </w:r>
      <w:r w:rsidRPr="00DA2B92">
        <w:rPr>
          <w:rFonts w:ascii="Times" w:hAnsi="Times"/>
          <w:color w:val="000000" w:themeColor="text1"/>
          <w:szCs w:val="28"/>
          <w:lang w:val="en-US" w:eastAsia="zh-CN"/>
        </w:rPr>
        <w:t xml:space="preserve"> and </w:t>
      </w:r>
      <w:r w:rsidRPr="00DA2B92">
        <w:rPr>
          <w:rFonts w:ascii="Times" w:hAnsi="Times"/>
          <w:i/>
          <w:iCs/>
          <w:color w:val="000000" w:themeColor="text1"/>
          <w:szCs w:val="28"/>
          <w:lang w:val="en-US" w:eastAsia="zh-CN"/>
        </w:rPr>
        <w:t>distant</w:t>
      </w:r>
      <w:r w:rsidRPr="00DA2B92">
        <w:rPr>
          <w:rFonts w:ascii="Times" w:hAnsi="Times"/>
          <w:color w:val="000000" w:themeColor="text1"/>
          <w:szCs w:val="28"/>
          <w:lang w:val="en-US" w:eastAsia="zh-CN"/>
        </w:rPr>
        <w:t xml:space="preserve">. The word </w:t>
      </w:r>
      <w:r w:rsidRPr="00DA2B92">
        <w:rPr>
          <w:rFonts w:ascii="Times" w:hAnsi="Times"/>
          <w:i/>
          <w:iCs/>
          <w:color w:val="000000" w:themeColor="text1"/>
          <w:szCs w:val="28"/>
          <w:lang w:val="en-US" w:eastAsia="zh-CN"/>
        </w:rPr>
        <w:t xml:space="preserve">stilly, </w:t>
      </w:r>
      <w:proofErr w:type="gramStart"/>
      <w:r w:rsidRPr="00DA2B92">
        <w:rPr>
          <w:rFonts w:ascii="Times" w:hAnsi="Times"/>
          <w:color w:val="000000" w:themeColor="text1"/>
          <w:szCs w:val="28"/>
          <w:lang w:val="en-US" w:eastAsia="zh-CN"/>
        </w:rPr>
        <w:t>in itself archaic</w:t>
      </w:r>
      <w:proofErr w:type="gramEnd"/>
      <w:r w:rsidRPr="00DA2B92">
        <w:rPr>
          <w:rFonts w:ascii="Times" w:hAnsi="Times"/>
          <w:color w:val="000000" w:themeColor="text1"/>
          <w:szCs w:val="28"/>
          <w:lang w:val="en-US" w:eastAsia="zh-CN"/>
        </w:rPr>
        <w:t xml:space="preserve">, denotes not moving- and so the slowing down effect of the previous line, </w:t>
      </w:r>
      <w:r w:rsidRPr="00DA2B92">
        <w:rPr>
          <w:rFonts w:ascii="Times" w:hAnsi="Times"/>
          <w:i/>
          <w:iCs/>
          <w:color w:val="000000" w:themeColor="text1"/>
          <w:szCs w:val="28"/>
          <w:lang w:val="en-US" w:eastAsia="zh-CN"/>
        </w:rPr>
        <w:t xml:space="preserve">the world so hushed, </w:t>
      </w:r>
      <w:r w:rsidRPr="00DA2B92">
        <w:rPr>
          <w:rFonts w:ascii="Times" w:hAnsi="Times"/>
          <w:color w:val="000000" w:themeColor="text1"/>
          <w:szCs w:val="28"/>
          <w:lang w:val="en-US" w:eastAsia="zh-CN"/>
        </w:rPr>
        <w:t xml:space="preserve">leads to this articulation of stilly-ness. A still sea, is, of course, a silent sea, and, as we might expect, another sense of </w:t>
      </w:r>
      <w:r>
        <w:rPr>
          <w:rFonts w:ascii="Times" w:hAnsi="Times"/>
          <w:color w:val="000000" w:themeColor="text1"/>
          <w:szCs w:val="28"/>
          <w:lang w:val="en-US" w:eastAsia="zh-CN"/>
        </w:rPr>
        <w:t>the adverb “</w:t>
      </w:r>
      <w:r w:rsidRPr="00DA2B92">
        <w:rPr>
          <w:rFonts w:ascii="Times" w:hAnsi="Times"/>
          <w:color w:val="000000" w:themeColor="text1"/>
          <w:szCs w:val="28"/>
          <w:lang w:val="en-US" w:eastAsia="zh-CN"/>
        </w:rPr>
        <w:t>stilly</w:t>
      </w:r>
      <w:r>
        <w:rPr>
          <w:rFonts w:ascii="Times" w:hAnsi="Times"/>
          <w:color w:val="000000" w:themeColor="text1"/>
          <w:szCs w:val="28"/>
          <w:lang w:val="en-US" w:eastAsia="zh-CN"/>
        </w:rPr>
        <w:t xml:space="preserve">”, recorded in </w:t>
      </w:r>
      <w:r>
        <w:rPr>
          <w:rFonts w:ascii="Times" w:hAnsi="Times"/>
          <w:i/>
          <w:iCs/>
          <w:color w:val="000000" w:themeColor="text1"/>
          <w:szCs w:val="28"/>
          <w:lang w:val="en-US" w:eastAsia="zh-CN"/>
        </w:rPr>
        <w:t>OED,</w:t>
      </w:r>
      <w:r w:rsidRPr="00DA2B92">
        <w:rPr>
          <w:rFonts w:ascii="Times" w:hAnsi="Times"/>
          <w:color w:val="000000" w:themeColor="text1"/>
          <w:szCs w:val="28"/>
          <w:lang w:val="en-US" w:eastAsia="zh-CN"/>
        </w:rPr>
        <w:t xml:space="preserve"> bears this out; </w:t>
      </w:r>
      <w:r>
        <w:rPr>
          <w:rFonts w:ascii="Times" w:hAnsi="Times"/>
          <w:color w:val="000000" w:themeColor="text1"/>
          <w:szCs w:val="28"/>
          <w:lang w:val="en-US" w:eastAsia="zh-CN"/>
        </w:rPr>
        <w:t>“</w:t>
      </w:r>
      <w:r w:rsidRPr="00FB1508">
        <w:rPr>
          <w:rFonts w:ascii="Times" w:hAnsi="Times"/>
          <w:color w:val="000000" w:themeColor="text1"/>
          <w:szCs w:val="28"/>
        </w:rPr>
        <w:t>In a still manner; silently, quietly; in a low voice; †secretly.</w:t>
      </w:r>
      <w:r>
        <w:rPr>
          <w:rFonts w:ascii="Times" w:hAnsi="Times"/>
          <w:color w:val="000000" w:themeColor="text1"/>
          <w:szCs w:val="28"/>
        </w:rPr>
        <w:t xml:space="preserve">” </w:t>
      </w:r>
      <w:r w:rsidRPr="00DA2B92">
        <w:rPr>
          <w:rFonts w:ascii="Times" w:hAnsi="Times"/>
          <w:color w:val="000000" w:themeColor="text1"/>
          <w:szCs w:val="28"/>
        </w:rPr>
        <w:t xml:space="preserve">The sea is very quiet and therefore tells us of silence. It is an odd thing to say, that it tells us </w:t>
      </w:r>
      <w:r w:rsidRPr="00DA2B92">
        <w:rPr>
          <w:rFonts w:ascii="Times" w:hAnsi="Times"/>
          <w:i/>
          <w:iCs/>
          <w:color w:val="000000" w:themeColor="text1"/>
          <w:szCs w:val="28"/>
        </w:rPr>
        <w:t>of</w:t>
      </w:r>
      <w:r w:rsidRPr="00DA2B92">
        <w:rPr>
          <w:rFonts w:ascii="Times" w:hAnsi="Times"/>
          <w:color w:val="000000" w:themeColor="text1"/>
          <w:szCs w:val="28"/>
        </w:rPr>
        <w:t xml:space="preserve"> silence. That </w:t>
      </w:r>
      <w:r w:rsidRPr="00DA2B92">
        <w:rPr>
          <w:rFonts w:ascii="Times" w:hAnsi="Times"/>
          <w:i/>
          <w:iCs/>
          <w:color w:val="000000" w:themeColor="text1"/>
          <w:szCs w:val="28"/>
        </w:rPr>
        <w:t xml:space="preserve">of </w:t>
      </w:r>
      <w:r w:rsidRPr="00DA2B92">
        <w:rPr>
          <w:rFonts w:ascii="Times" w:hAnsi="Times"/>
          <w:color w:val="000000" w:themeColor="text1"/>
          <w:szCs w:val="28"/>
        </w:rPr>
        <w:t>is intriguing. It’s not that the sea is silent, it tells us of – about</w:t>
      </w:r>
      <w:r>
        <w:rPr>
          <w:rFonts w:ascii="Times" w:hAnsi="Times"/>
          <w:color w:val="000000" w:themeColor="text1"/>
          <w:szCs w:val="28"/>
        </w:rPr>
        <w:t xml:space="preserve"> </w:t>
      </w:r>
      <w:r w:rsidRPr="00DA2B92">
        <w:rPr>
          <w:rFonts w:ascii="Times" w:hAnsi="Times"/>
          <w:color w:val="000000" w:themeColor="text1"/>
          <w:szCs w:val="28"/>
        </w:rPr>
        <w:t xml:space="preserve">- silence, </w:t>
      </w:r>
      <w:r w:rsidRPr="00DA2B92">
        <w:rPr>
          <w:rFonts w:ascii="Times" w:hAnsi="Times" w:cs="Times New Roman (Body CS)"/>
          <w:color w:val="000000" w:themeColor="text1"/>
          <w:szCs w:val="28"/>
        </w:rPr>
        <w:t xml:space="preserve">a story of silence, perhaps. </w:t>
      </w:r>
      <w:r w:rsidRPr="00DA2B92">
        <w:rPr>
          <w:rFonts w:ascii="Times" w:hAnsi="Times"/>
          <w:color w:val="000000" w:themeColor="text1"/>
          <w:szCs w:val="28"/>
        </w:rPr>
        <w:t xml:space="preserve">This is a playfully indirect- and perhaps we could </w:t>
      </w:r>
      <w:commentRangeStart w:id="35"/>
      <w:commentRangeStart w:id="36"/>
      <w:r w:rsidRPr="00DA2B92">
        <w:rPr>
          <w:rFonts w:ascii="Times" w:hAnsi="Times"/>
          <w:color w:val="000000" w:themeColor="text1"/>
          <w:szCs w:val="28"/>
        </w:rPr>
        <w:t xml:space="preserve">say a </w:t>
      </w:r>
      <w:r w:rsidRPr="00DA2B92">
        <w:rPr>
          <w:rFonts w:ascii="Times" w:hAnsi="Times"/>
          <w:i/>
          <w:iCs/>
          <w:color w:val="000000" w:themeColor="text1"/>
          <w:szCs w:val="28"/>
        </w:rPr>
        <w:t>quieter</w:t>
      </w:r>
      <w:r w:rsidRPr="00DA2B92">
        <w:rPr>
          <w:rFonts w:ascii="Times" w:hAnsi="Times"/>
          <w:color w:val="000000" w:themeColor="text1"/>
          <w:szCs w:val="28"/>
        </w:rPr>
        <w:t xml:space="preserve"> way of telling us that the sea is silent, a syntactic distance </w:t>
      </w:r>
      <w:proofErr w:type="gramStart"/>
      <w:r w:rsidRPr="00DA2B92">
        <w:rPr>
          <w:rFonts w:ascii="Times" w:hAnsi="Times"/>
          <w:color w:val="000000" w:themeColor="text1"/>
          <w:szCs w:val="28"/>
        </w:rPr>
        <w:t>opens up</w:t>
      </w:r>
      <w:proofErr w:type="gramEnd"/>
      <w:r w:rsidRPr="00DA2B92">
        <w:rPr>
          <w:rFonts w:ascii="Times" w:hAnsi="Times"/>
          <w:color w:val="000000" w:themeColor="text1"/>
          <w:szCs w:val="28"/>
        </w:rPr>
        <w:t xml:space="preserve"> into a deeper silence. </w:t>
      </w:r>
      <w:commentRangeEnd w:id="35"/>
      <w:r>
        <w:commentReference w:id="35"/>
      </w:r>
      <w:commentRangeEnd w:id="36"/>
      <w:r>
        <w:commentReference w:id="36"/>
      </w:r>
    </w:p>
    <w:p w14:paraId="36CEF479" w14:textId="0660B905" w:rsidR="00155984"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lang w:val="en-US"/>
        </w:rPr>
        <w:t>In “The Nightingale</w:t>
      </w:r>
      <w:r>
        <w:rPr>
          <w:rFonts w:ascii="Times" w:hAnsi="Times"/>
          <w:color w:val="000000" w:themeColor="text1"/>
          <w:szCs w:val="28"/>
          <w:lang w:val="en-US"/>
        </w:rPr>
        <w:t>:</w:t>
      </w:r>
      <w:r w:rsidRPr="00DA2B92">
        <w:rPr>
          <w:rFonts w:ascii="Times" w:hAnsi="Times"/>
          <w:color w:val="000000" w:themeColor="text1"/>
          <w:szCs w:val="28"/>
          <w:lang w:val="en-US"/>
        </w:rPr>
        <w:t xml:space="preserve"> A Conversation Poem,” the play with </w:t>
      </w:r>
      <w:r>
        <w:rPr>
          <w:rFonts w:ascii="Times" w:hAnsi="Times"/>
          <w:color w:val="000000" w:themeColor="text1"/>
          <w:szCs w:val="28"/>
          <w:lang w:val="en-US"/>
        </w:rPr>
        <w:t xml:space="preserve">sound and </w:t>
      </w:r>
      <w:r w:rsidRPr="00DA2B92">
        <w:rPr>
          <w:rFonts w:ascii="Times" w:hAnsi="Times"/>
          <w:color w:val="000000" w:themeColor="text1"/>
          <w:szCs w:val="28"/>
          <w:lang w:val="en-US"/>
        </w:rPr>
        <w:t xml:space="preserve">semiotics takes another form: the invitation to listen at the heart of the poem </w:t>
      </w:r>
      <w:r w:rsidRPr="00DA2B92">
        <w:rPr>
          <w:rFonts w:ascii="Times" w:hAnsi="Times"/>
          <w:color w:val="000000" w:themeColor="text1"/>
          <w:szCs w:val="28"/>
        </w:rPr>
        <w:t>is not voiced, but silent, signed rather than said:</w:t>
      </w:r>
    </w:p>
    <w:p w14:paraId="47A6A419" w14:textId="77777777" w:rsidR="002232B7" w:rsidRPr="00DA2B92" w:rsidRDefault="002232B7" w:rsidP="00155984">
      <w:pPr>
        <w:spacing w:line="360" w:lineRule="auto"/>
        <w:ind w:firstLine="720"/>
        <w:rPr>
          <w:rFonts w:ascii="Times" w:hAnsi="Times"/>
          <w:color w:val="000000" w:themeColor="text1"/>
          <w:szCs w:val="28"/>
          <w:lang w:val="en-US"/>
        </w:rPr>
      </w:pPr>
    </w:p>
    <w:p w14:paraId="3C85A50B" w14:textId="77777777" w:rsidR="00155984" w:rsidRDefault="00155984" w:rsidP="00155984">
      <w:pPr>
        <w:spacing w:line="360" w:lineRule="auto"/>
        <w:ind w:left="720"/>
        <w:rPr>
          <w:rFonts w:ascii="Times" w:hAnsi="Times"/>
          <w:color w:val="000000" w:themeColor="text1"/>
          <w:szCs w:val="28"/>
        </w:rPr>
      </w:pPr>
      <w:r w:rsidRPr="00DA2B92">
        <w:rPr>
          <w:rFonts w:ascii="Times" w:hAnsi="Times"/>
          <w:color w:val="000000" w:themeColor="text1"/>
          <w:szCs w:val="28"/>
        </w:rPr>
        <w:t>My dear babe</w:t>
      </w:r>
      <w:r>
        <w:rPr>
          <w:rFonts w:ascii="Times" w:hAnsi="Times"/>
          <w:color w:val="000000" w:themeColor="text1"/>
          <w:szCs w:val="28"/>
        </w:rPr>
        <w:t>,</w:t>
      </w:r>
    </w:p>
    <w:p w14:paraId="6E195DBA" w14:textId="77777777" w:rsidR="00155984" w:rsidRDefault="00155984" w:rsidP="00155984">
      <w:pPr>
        <w:spacing w:line="360" w:lineRule="auto"/>
        <w:ind w:left="720"/>
        <w:rPr>
          <w:rFonts w:ascii="Times" w:hAnsi="Times"/>
          <w:color w:val="000000" w:themeColor="text1"/>
          <w:szCs w:val="28"/>
        </w:rPr>
      </w:pPr>
      <w:r>
        <w:rPr>
          <w:rFonts w:ascii="Times" w:hAnsi="Times"/>
          <w:color w:val="000000" w:themeColor="text1"/>
          <w:szCs w:val="28"/>
        </w:rPr>
        <w:t>Who, capable of no articulate sound,</w:t>
      </w:r>
    </w:p>
    <w:p w14:paraId="5E2D9464" w14:textId="77777777" w:rsidR="00155984" w:rsidRDefault="00155984" w:rsidP="00155984">
      <w:pPr>
        <w:spacing w:line="360" w:lineRule="auto"/>
        <w:ind w:left="720"/>
        <w:rPr>
          <w:rFonts w:ascii="Times" w:hAnsi="Times"/>
          <w:color w:val="000000" w:themeColor="text1"/>
          <w:szCs w:val="28"/>
        </w:rPr>
      </w:pPr>
      <w:r>
        <w:rPr>
          <w:rFonts w:ascii="Times" w:hAnsi="Times"/>
          <w:color w:val="000000" w:themeColor="text1"/>
          <w:szCs w:val="28"/>
        </w:rPr>
        <w:t>Mars all things with his imitative lisp</w:t>
      </w:r>
    </w:p>
    <w:p w14:paraId="15A2A8DB" w14:textId="77777777" w:rsidR="00155984" w:rsidRPr="00DA2B92" w:rsidRDefault="00155984" w:rsidP="00155984">
      <w:pPr>
        <w:spacing w:line="360" w:lineRule="auto"/>
        <w:ind w:left="720"/>
        <w:rPr>
          <w:rFonts w:ascii="Times" w:hAnsi="Times"/>
          <w:color w:val="000000" w:themeColor="text1"/>
          <w:szCs w:val="28"/>
        </w:rPr>
      </w:pPr>
      <w:r w:rsidRPr="00DA2B92">
        <w:rPr>
          <w:rFonts w:ascii="Times" w:hAnsi="Times"/>
          <w:color w:val="000000" w:themeColor="text1"/>
          <w:szCs w:val="28"/>
        </w:rPr>
        <w:t>How he would place his hand beside his ear,</w:t>
      </w:r>
      <w:r w:rsidRPr="00DA2B92">
        <w:rPr>
          <w:rFonts w:ascii="Times" w:eastAsia="PMingLiU" w:hAnsi="Times"/>
          <w:color w:val="000000" w:themeColor="text1"/>
          <w:szCs w:val="28"/>
        </w:rPr>
        <w:br/>
      </w:r>
      <w:r w:rsidRPr="00DA2B92">
        <w:rPr>
          <w:rFonts w:ascii="Times" w:hAnsi="Times"/>
          <w:color w:val="000000" w:themeColor="text1"/>
          <w:szCs w:val="28"/>
        </w:rPr>
        <w:t>His little hand, the small forefinger up,</w:t>
      </w:r>
      <w:r w:rsidRPr="00DA2B92">
        <w:rPr>
          <w:rFonts w:ascii="Times" w:eastAsia="PMingLiU" w:hAnsi="Times"/>
          <w:color w:val="000000" w:themeColor="text1"/>
          <w:szCs w:val="28"/>
        </w:rPr>
        <w:br/>
      </w:r>
      <w:r w:rsidRPr="00DA2B92">
        <w:rPr>
          <w:rFonts w:ascii="Times" w:hAnsi="Times"/>
          <w:color w:val="000000" w:themeColor="text1"/>
          <w:szCs w:val="28"/>
        </w:rPr>
        <w:t>And bid us listen! (ll.</w:t>
      </w:r>
      <w:r>
        <w:rPr>
          <w:rFonts w:ascii="Times" w:hAnsi="Times"/>
          <w:color w:val="000000" w:themeColor="text1"/>
          <w:szCs w:val="28"/>
        </w:rPr>
        <w:t>91-6</w:t>
      </w:r>
      <w:r w:rsidRPr="00DA2B92">
        <w:rPr>
          <w:rFonts w:ascii="Times" w:hAnsi="Times"/>
          <w:color w:val="000000" w:themeColor="text1"/>
          <w:szCs w:val="28"/>
        </w:rPr>
        <w:t>)</w:t>
      </w:r>
    </w:p>
    <w:p w14:paraId="1C349BF3" w14:textId="77777777" w:rsidR="00155984" w:rsidRPr="00DA2B92" w:rsidRDefault="00155984" w:rsidP="00155984">
      <w:pPr>
        <w:spacing w:line="360" w:lineRule="auto"/>
        <w:rPr>
          <w:rFonts w:ascii="Times" w:hAnsi="Times"/>
          <w:color w:val="000000" w:themeColor="text1"/>
          <w:szCs w:val="28"/>
        </w:rPr>
      </w:pPr>
    </w:p>
    <w:p w14:paraId="294F6A35" w14:textId="2A4A0936"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 xml:space="preserve">Here in these lines Coleridge is offering us the sign language of a pre-verbal </w:t>
      </w:r>
      <w:proofErr w:type="gramStart"/>
      <w:r w:rsidRPr="00DA2B92">
        <w:rPr>
          <w:rFonts w:ascii="Times" w:hAnsi="Times"/>
          <w:color w:val="000000" w:themeColor="text1"/>
          <w:szCs w:val="28"/>
        </w:rPr>
        <w:t>baby, and</w:t>
      </w:r>
      <w:proofErr w:type="gramEnd"/>
      <w:r w:rsidRPr="00DA2B92">
        <w:rPr>
          <w:rFonts w:ascii="Times" w:hAnsi="Times"/>
          <w:color w:val="000000" w:themeColor="text1"/>
          <w:szCs w:val="28"/>
        </w:rPr>
        <w:t xml:space="preserve"> inviting us to think about the silence of signs on the page. It is interesting to note that it was in the Romantic period that a new codified form of sign language for the deaf was developed </w:t>
      </w:r>
      <w:r w:rsidRPr="00DA2B92">
        <w:rPr>
          <w:rFonts w:ascii="Times" w:hAnsi="Times"/>
          <w:color w:val="000000" w:themeColor="text1"/>
          <w:szCs w:val="28"/>
        </w:rPr>
        <w:lastRenderedPageBreak/>
        <w:t>in France</w:t>
      </w:r>
      <w:ins w:id="37" w:author="Mina Gorji" w:date="2022-09-20T10:49:00Z">
        <w:r w:rsidR="00280276">
          <w:rPr>
            <w:rFonts w:ascii="Times" w:hAnsi="Times"/>
            <w:color w:val="000000" w:themeColor="text1"/>
            <w:szCs w:val="28"/>
          </w:rPr>
          <w:t xml:space="preserve"> (Jacobus: </w:t>
        </w:r>
        <w:r w:rsidR="00280276">
          <w:rPr>
            <w:rFonts w:ascii="Times" w:hAnsi="Times"/>
            <w:color w:val="000000" w:themeColor="text1"/>
          </w:rPr>
          <w:t>2012, 84-88</w:t>
        </w:r>
      </w:ins>
      <w:ins w:id="38" w:author="Mina Gorji" w:date="2022-09-20T10:50:00Z">
        <w:r w:rsidR="00280276">
          <w:rPr>
            <w:rFonts w:ascii="Times" w:hAnsi="Times"/>
            <w:color w:val="000000" w:themeColor="text1"/>
          </w:rPr>
          <w:t>)</w:t>
        </w:r>
      </w:ins>
      <w:r w:rsidRPr="00DA2B92">
        <w:rPr>
          <w:rFonts w:ascii="Times" w:hAnsi="Times"/>
          <w:color w:val="000000" w:themeColor="text1"/>
          <w:szCs w:val="28"/>
        </w:rPr>
        <w:t xml:space="preserve">. Coleridge’s baby’s gesture can be better understood when placed  in relation to some recent examples of sign language in the work of deaf poets Raymond </w:t>
      </w:r>
      <w:proofErr w:type="spellStart"/>
      <w:r w:rsidRPr="00DA2B92">
        <w:rPr>
          <w:rFonts w:ascii="Times" w:hAnsi="Times"/>
          <w:color w:val="000000" w:themeColor="text1"/>
          <w:szCs w:val="28"/>
        </w:rPr>
        <w:t>Antrobus</w:t>
      </w:r>
      <w:proofErr w:type="spellEnd"/>
      <w:r w:rsidRPr="00DA2B92">
        <w:rPr>
          <w:rFonts w:ascii="Times" w:hAnsi="Times"/>
          <w:color w:val="000000" w:themeColor="text1"/>
          <w:szCs w:val="28"/>
        </w:rPr>
        <w:t xml:space="preserve"> and Ilya Kaminsky as part of their own enquiries into the forms, dynamics and politics of signs and silence.</w:t>
      </w:r>
      <w:r w:rsidRPr="00DA2B92">
        <w:rPr>
          <w:rStyle w:val="EndnoteReference"/>
          <w:rFonts w:ascii="Times" w:hAnsi="Times"/>
          <w:color w:val="000000" w:themeColor="text1"/>
          <w:szCs w:val="28"/>
        </w:rPr>
        <w:endnoteReference w:id="13"/>
      </w:r>
      <w:r w:rsidRPr="00DA2B92">
        <w:rPr>
          <w:rFonts w:ascii="Times" w:hAnsi="Times"/>
          <w:color w:val="000000" w:themeColor="text1"/>
          <w:szCs w:val="28"/>
        </w:rPr>
        <w:t xml:space="preserve"> </w:t>
      </w:r>
      <w:r w:rsidRPr="00DA2B92" w:rsidDel="00246849">
        <w:rPr>
          <w:rStyle w:val="EndnoteReference"/>
          <w:rFonts w:ascii="Times" w:hAnsi="Times"/>
          <w:color w:val="000000" w:themeColor="text1"/>
          <w:szCs w:val="28"/>
        </w:rPr>
        <w:t xml:space="preserve"> </w:t>
      </w:r>
      <w:proofErr w:type="spellStart"/>
      <w:r w:rsidRPr="00DA2B92">
        <w:rPr>
          <w:rFonts w:ascii="Times" w:hAnsi="Times"/>
          <w:color w:val="000000" w:themeColor="text1"/>
          <w:szCs w:val="28"/>
        </w:rPr>
        <w:t>Antrobus</w:t>
      </w:r>
      <w:proofErr w:type="spellEnd"/>
      <w:r w:rsidRPr="00DA2B92">
        <w:rPr>
          <w:rFonts w:ascii="Times" w:hAnsi="Times"/>
          <w:color w:val="000000" w:themeColor="text1"/>
          <w:szCs w:val="28"/>
        </w:rPr>
        <w:t xml:space="preserve">’ poem “Two Guns in the Sky for Daniel Harris”, for example, commemorates the deaf man Daniel Harris killed after police officers, who had been chasing him for speeding, misinterpreted his use of sign language and shot him. The poem interrogates the difficulties of interpreting sign language; </w:t>
      </w:r>
      <w:proofErr w:type="spellStart"/>
      <w:r w:rsidRPr="00DA2B92">
        <w:rPr>
          <w:rFonts w:ascii="Times" w:hAnsi="Times"/>
          <w:color w:val="000000" w:themeColor="text1"/>
          <w:szCs w:val="28"/>
        </w:rPr>
        <w:t>Antrobus</w:t>
      </w:r>
      <w:proofErr w:type="spellEnd"/>
      <w:r w:rsidRPr="00DA2B92">
        <w:rPr>
          <w:rFonts w:ascii="Times" w:hAnsi="Times"/>
          <w:color w:val="000000" w:themeColor="text1"/>
          <w:szCs w:val="28"/>
        </w:rPr>
        <w:t xml:space="preserve"> was trained in British Sign language, which is different from American Sign. But a failure to understand sign can, as </w:t>
      </w:r>
      <w:proofErr w:type="spellStart"/>
      <w:r w:rsidRPr="00DA2B92">
        <w:rPr>
          <w:rFonts w:ascii="Times" w:hAnsi="Times"/>
          <w:color w:val="000000" w:themeColor="text1"/>
          <w:szCs w:val="28"/>
        </w:rPr>
        <w:t>Antrobus</w:t>
      </w:r>
      <w:proofErr w:type="spellEnd"/>
      <w:r w:rsidRPr="00DA2B92">
        <w:rPr>
          <w:rFonts w:ascii="Times" w:hAnsi="Times"/>
          <w:color w:val="000000" w:themeColor="text1"/>
          <w:szCs w:val="28"/>
        </w:rPr>
        <w:t xml:space="preserve"> points out in the poem, have tragic consequences. He examines the cruel irony that the ASL sign for </w:t>
      </w:r>
      <w:r w:rsidRPr="00DA2B92">
        <w:rPr>
          <w:rFonts w:ascii="Times" w:hAnsi="Times"/>
          <w:i/>
          <w:iCs/>
          <w:color w:val="000000" w:themeColor="text1"/>
          <w:szCs w:val="28"/>
        </w:rPr>
        <w:t>alive</w:t>
      </w:r>
      <w:r w:rsidRPr="00DA2B92">
        <w:rPr>
          <w:rFonts w:ascii="Times" w:hAnsi="Times"/>
          <w:color w:val="000000" w:themeColor="text1"/>
          <w:szCs w:val="28"/>
        </w:rPr>
        <w:t xml:space="preserve"> looks like two guns pointing up to the sky:</w:t>
      </w:r>
    </w:p>
    <w:p w14:paraId="66AA3E2E" w14:textId="77777777" w:rsidR="00155984" w:rsidRPr="00DA2B92" w:rsidRDefault="00155984" w:rsidP="00155984">
      <w:pPr>
        <w:spacing w:line="360" w:lineRule="auto"/>
        <w:rPr>
          <w:rFonts w:ascii="Times" w:hAnsi="Times"/>
          <w:color w:val="000000" w:themeColor="text1"/>
          <w:szCs w:val="28"/>
        </w:rPr>
      </w:pPr>
      <w:commentRangeStart w:id="39"/>
    </w:p>
    <w:p w14:paraId="2C205D21" w14:textId="77777777" w:rsidR="00155984" w:rsidRPr="00DA2B92" w:rsidRDefault="00155984" w:rsidP="00155984">
      <w:pPr>
        <w:rPr>
          <w:rFonts w:ascii="Times" w:hAnsi="Times"/>
          <w:szCs w:val="28"/>
        </w:rPr>
      </w:pPr>
      <w:r w:rsidRPr="00DA2B92">
        <w:rPr>
          <w:rFonts w:ascii="Times" w:hAnsi="Times"/>
          <w:color w:val="1D1D1B"/>
          <w:szCs w:val="28"/>
          <w:shd w:val="clear" w:color="auto" w:fill="FFFFFF"/>
        </w:rPr>
        <w:t>Now what could we sign or say out loud</w:t>
      </w:r>
    </w:p>
    <w:p w14:paraId="70A17C79" w14:textId="77777777" w:rsidR="00155984" w:rsidRPr="00DA2B92" w:rsidRDefault="00155984" w:rsidP="00155984">
      <w:pPr>
        <w:spacing w:after="360"/>
        <w:rPr>
          <w:rFonts w:ascii="Times" w:hAnsi="Times"/>
          <w:szCs w:val="28"/>
        </w:rPr>
      </w:pPr>
      <w:r w:rsidRPr="00DA2B92">
        <w:rPr>
          <w:rFonts w:ascii="Times" w:hAnsi="Times"/>
          <w:szCs w:val="28"/>
        </w:rPr>
        <w:t>when the last word I learned in ASL was </w:t>
      </w:r>
      <w:r w:rsidRPr="00DA2B92">
        <w:rPr>
          <w:rStyle w:val="Emphasis"/>
          <w:rFonts w:ascii="Times" w:eastAsiaTheme="majorEastAsia" w:hAnsi="Times"/>
          <w:szCs w:val="28"/>
        </w:rPr>
        <w:t>alive</w:t>
      </w:r>
      <w:r w:rsidRPr="00DA2B92">
        <w:rPr>
          <w:rFonts w:ascii="Times" w:hAnsi="Times"/>
          <w:szCs w:val="28"/>
        </w:rPr>
        <w:t>?</w:t>
      </w:r>
      <w:r w:rsidRPr="00DA2B92">
        <w:rPr>
          <w:rFonts w:ascii="Times" w:hAnsi="Times"/>
          <w:szCs w:val="28"/>
        </w:rPr>
        <w:br/>
      </w:r>
      <w:r w:rsidRPr="00DA2B92">
        <w:rPr>
          <w:rStyle w:val="Emphasis"/>
          <w:rFonts w:ascii="Times" w:eastAsiaTheme="majorEastAsia" w:hAnsi="Times"/>
          <w:szCs w:val="28"/>
        </w:rPr>
        <w:t>Alive</w:t>
      </w:r>
      <w:r w:rsidRPr="00DA2B92">
        <w:rPr>
          <w:rFonts w:ascii="Times" w:hAnsi="Times"/>
          <w:i/>
          <w:iCs/>
          <w:szCs w:val="28"/>
        </w:rPr>
        <w:t> </w:t>
      </w:r>
      <w:r w:rsidRPr="00DA2B92">
        <w:rPr>
          <w:rFonts w:ascii="Times" w:hAnsi="Times"/>
          <w:szCs w:val="28"/>
        </w:rPr>
        <w:t>— both thumbs pointing at your lower abdominal,</w:t>
      </w:r>
    </w:p>
    <w:p w14:paraId="7E3124B7" w14:textId="77777777" w:rsidR="00155984" w:rsidRPr="00DA2B92" w:rsidRDefault="00155984" w:rsidP="00155984">
      <w:pPr>
        <w:spacing w:after="360"/>
        <w:rPr>
          <w:rFonts w:ascii="Times" w:hAnsi="Times"/>
          <w:szCs w:val="28"/>
        </w:rPr>
      </w:pPr>
      <w:r w:rsidRPr="00DA2B92">
        <w:rPr>
          <w:rFonts w:ascii="Times" w:hAnsi="Times"/>
          <w:szCs w:val="28"/>
        </w:rPr>
        <w:t>index fingers pointing up like two guns in the sky.</w:t>
      </w:r>
      <w:commentRangeEnd w:id="39"/>
      <w:r>
        <w:commentReference w:id="39"/>
      </w:r>
    </w:p>
    <w:p w14:paraId="3E5A7CF0" w14:textId="77777777" w:rsidR="00155984" w:rsidRDefault="00155984" w:rsidP="00155984">
      <w:pPr>
        <w:rPr>
          <w:rFonts w:ascii="Times" w:hAnsi="Times"/>
          <w:szCs w:val="28"/>
        </w:rPr>
      </w:pPr>
      <w:r w:rsidRPr="00DA2B92">
        <w:rPr>
          <w:rFonts w:ascii="Times" w:hAnsi="Times"/>
          <w:noProof/>
          <w:szCs w:val="28"/>
        </w:rPr>
        <w:drawing>
          <wp:inline distT="0" distB="0" distL="0" distR="0" wp14:anchorId="13C8D242" wp14:editId="1A36FB74">
            <wp:extent cx="5731510" cy="2462530"/>
            <wp:effectExtent l="0" t="0" r="2540" b="0"/>
            <wp:docPr id="5" name="Picture 5" descr="A picture containing text, map,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ap, line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62530"/>
                    </a:xfrm>
                    <a:prstGeom prst="rect">
                      <a:avLst/>
                    </a:prstGeom>
                    <a:noFill/>
                    <a:ln>
                      <a:noFill/>
                    </a:ln>
                  </pic:spPr>
                </pic:pic>
              </a:graphicData>
            </a:graphic>
          </wp:inline>
        </w:drawing>
      </w:r>
      <w:r w:rsidRPr="00DA2B92">
        <w:rPr>
          <w:rFonts w:ascii="Times" w:hAnsi="Times"/>
          <w:szCs w:val="28"/>
        </w:rPr>
        <w:fldChar w:fldCharType="begin"/>
      </w:r>
      <w:r w:rsidRPr="00DA2B92">
        <w:rPr>
          <w:rFonts w:ascii="Times" w:hAnsi="Times"/>
          <w:szCs w:val="28"/>
        </w:rPr>
        <w:instrText xml:space="preserve"> INCLUDEPICTURE "http://poems.poetrysociety.org.uk/wp-content/uploads/2019/02/ASL-Alive.jpg" \* MERGEFORMATINET </w:instrText>
      </w:r>
      <w:r w:rsidR="00000000">
        <w:rPr>
          <w:rFonts w:ascii="Times" w:hAnsi="Times"/>
          <w:szCs w:val="28"/>
        </w:rPr>
        <w:fldChar w:fldCharType="separate"/>
      </w:r>
      <w:r w:rsidRPr="00DA2B92">
        <w:rPr>
          <w:rFonts w:ascii="Times" w:hAnsi="Times"/>
          <w:szCs w:val="28"/>
        </w:rPr>
        <w:fldChar w:fldCharType="end"/>
      </w:r>
    </w:p>
    <w:p w14:paraId="3077D1CA" w14:textId="77777777" w:rsidR="00155984" w:rsidRDefault="00155984" w:rsidP="00155984">
      <w:pPr>
        <w:rPr>
          <w:rFonts w:ascii="Times" w:hAnsi="Times"/>
          <w:szCs w:val="28"/>
        </w:rPr>
      </w:pPr>
      <w:r>
        <w:rPr>
          <w:rFonts w:ascii="Times" w:hAnsi="Times"/>
          <w:szCs w:val="28"/>
        </w:rPr>
        <w:tab/>
      </w:r>
      <w:r>
        <w:rPr>
          <w:rFonts w:ascii="Times" w:hAnsi="Times"/>
          <w:szCs w:val="28"/>
        </w:rPr>
        <w:tab/>
      </w:r>
      <w:r>
        <w:rPr>
          <w:rFonts w:ascii="Times" w:hAnsi="Times"/>
          <w:szCs w:val="28"/>
        </w:rPr>
        <w:tab/>
      </w:r>
      <w:r>
        <w:rPr>
          <w:rFonts w:ascii="Times" w:hAnsi="Times"/>
          <w:szCs w:val="28"/>
        </w:rPr>
        <w:tab/>
      </w:r>
      <w:r>
        <w:rPr>
          <w:rFonts w:ascii="Times" w:hAnsi="Times"/>
          <w:szCs w:val="28"/>
        </w:rPr>
        <w:tab/>
      </w:r>
      <w:r>
        <w:rPr>
          <w:rFonts w:ascii="Times" w:hAnsi="Times"/>
          <w:szCs w:val="28"/>
        </w:rPr>
        <w:tab/>
      </w:r>
      <w:r>
        <w:rPr>
          <w:rFonts w:ascii="Times" w:hAnsi="Times"/>
          <w:szCs w:val="28"/>
        </w:rPr>
        <w:tab/>
      </w:r>
      <w:r>
        <w:rPr>
          <w:rFonts w:ascii="Times" w:hAnsi="Times"/>
          <w:szCs w:val="28"/>
        </w:rPr>
        <w:tab/>
      </w:r>
      <w:r>
        <w:rPr>
          <w:rFonts w:ascii="Times" w:hAnsi="Times"/>
          <w:szCs w:val="28"/>
        </w:rPr>
        <w:tab/>
        <w:t>(</w:t>
      </w:r>
      <w:proofErr w:type="spellStart"/>
      <w:r>
        <w:rPr>
          <w:rFonts w:ascii="Times" w:hAnsi="Times"/>
          <w:szCs w:val="28"/>
        </w:rPr>
        <w:t>Antrobus</w:t>
      </w:r>
      <w:proofErr w:type="spellEnd"/>
      <w:r>
        <w:rPr>
          <w:rFonts w:ascii="Times" w:hAnsi="Times"/>
          <w:szCs w:val="28"/>
        </w:rPr>
        <w:t>, 2018: 23)</w:t>
      </w:r>
    </w:p>
    <w:p w14:paraId="7FB7FA9C" w14:textId="77777777" w:rsidR="00155984" w:rsidRPr="00DA2B92" w:rsidRDefault="00155984" w:rsidP="00155984">
      <w:pPr>
        <w:rPr>
          <w:rFonts w:ascii="Times" w:hAnsi="Times"/>
          <w:szCs w:val="28"/>
        </w:rPr>
      </w:pPr>
    </w:p>
    <w:p w14:paraId="501636C5" w14:textId="77777777"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 xml:space="preserve">Coleridge’s hand sign is not </w:t>
      </w:r>
      <w:proofErr w:type="gramStart"/>
      <w:r w:rsidRPr="00DA2B92">
        <w:rPr>
          <w:rFonts w:ascii="Times" w:hAnsi="Times"/>
          <w:color w:val="000000" w:themeColor="text1"/>
          <w:szCs w:val="28"/>
        </w:rPr>
        <w:t>ambiguous</w:t>
      </w:r>
      <w:proofErr w:type="gramEnd"/>
      <w:r w:rsidRPr="00DA2B92">
        <w:rPr>
          <w:rFonts w:ascii="Times" w:hAnsi="Times"/>
          <w:color w:val="000000" w:themeColor="text1"/>
          <w:szCs w:val="28"/>
        </w:rPr>
        <w:t xml:space="preserve"> and its clarity is part of its own expressive poignancy.</w:t>
      </w:r>
    </w:p>
    <w:p w14:paraId="44E9EB77" w14:textId="79947E1D" w:rsidR="00155984" w:rsidRPr="00283D55" w:rsidRDefault="00155984" w:rsidP="00283D55">
      <w:pPr>
        <w:spacing w:line="360" w:lineRule="auto"/>
        <w:ind w:firstLine="238"/>
        <w:rPr>
          <w:rFonts w:ascii="Times" w:hAnsi="Times"/>
          <w:color w:val="000000" w:themeColor="text1"/>
          <w:szCs w:val="28"/>
        </w:rPr>
      </w:pPr>
      <w:r w:rsidRPr="00DA2B92">
        <w:rPr>
          <w:rFonts w:ascii="Times" w:hAnsi="Times"/>
          <w:color w:val="000000" w:themeColor="text1"/>
          <w:szCs w:val="28"/>
          <w:lang w:val="en-US"/>
        </w:rPr>
        <w:tab/>
      </w:r>
      <w:r w:rsidRPr="00DA2B92">
        <w:rPr>
          <w:rFonts w:ascii="Times" w:hAnsi="Times"/>
          <w:color w:val="000000" w:themeColor="text1"/>
          <w:szCs w:val="28"/>
        </w:rPr>
        <w:t xml:space="preserve">In “Frost at Midnight,” </w:t>
      </w:r>
      <w:r>
        <w:rPr>
          <w:rFonts w:ascii="Times" w:hAnsi="Times"/>
          <w:color w:val="000000" w:themeColor="text1"/>
          <w:szCs w:val="28"/>
        </w:rPr>
        <w:t xml:space="preserve">composed and published in the same year as “The Nightingale: A Conversation”, </w:t>
      </w:r>
      <w:r w:rsidRPr="00DA2B92">
        <w:rPr>
          <w:rFonts w:ascii="Times" w:hAnsi="Times"/>
          <w:color w:val="000000" w:themeColor="text1"/>
          <w:szCs w:val="28"/>
        </w:rPr>
        <w:t xml:space="preserve">this interest in signs and sounds </w:t>
      </w:r>
      <w:r>
        <w:rPr>
          <w:rFonts w:ascii="Times" w:hAnsi="Times"/>
          <w:color w:val="000000" w:themeColor="text1"/>
          <w:szCs w:val="28"/>
        </w:rPr>
        <w:t xml:space="preserve">and their correspondences </w:t>
      </w:r>
      <w:r w:rsidRPr="00DA2B92">
        <w:rPr>
          <w:rFonts w:ascii="Times" w:hAnsi="Times"/>
          <w:color w:val="000000" w:themeColor="text1"/>
          <w:szCs w:val="28"/>
        </w:rPr>
        <w:t>is richly played out, from the very opening lines:</w:t>
      </w:r>
    </w:p>
    <w:p w14:paraId="5CFB08AC" w14:textId="77777777" w:rsidR="00155984" w:rsidRPr="00DA2B92" w:rsidRDefault="00155984" w:rsidP="00155984">
      <w:pPr>
        <w:ind w:firstLine="238"/>
        <w:rPr>
          <w:rFonts w:ascii="Times" w:hAnsi="Times"/>
          <w:color w:val="000000" w:themeColor="text1"/>
          <w:szCs w:val="28"/>
          <w:lang w:val="en-US" w:eastAsia="zh-CN"/>
        </w:rPr>
      </w:pPr>
    </w:p>
    <w:p w14:paraId="2588A386" w14:textId="5A463EDD" w:rsidR="00155984" w:rsidRPr="00DA2B92" w:rsidRDefault="00155984" w:rsidP="002232B7">
      <w:pPr>
        <w:ind w:left="476" w:firstLine="238"/>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The Frost performs its secret ministry, </w:t>
      </w:r>
      <w:r w:rsidR="002232B7">
        <w:rPr>
          <w:rFonts w:ascii="Times" w:hAnsi="Times"/>
          <w:color w:val="000000" w:themeColor="text1"/>
          <w:szCs w:val="28"/>
          <w:lang w:val="en-US" w:eastAsia="zh-CN"/>
        </w:rPr>
        <w:tab/>
      </w:r>
    </w:p>
    <w:p w14:paraId="05F61AE2" w14:textId="77777777" w:rsidR="00155984" w:rsidRPr="00DA2B92" w:rsidRDefault="00155984" w:rsidP="002232B7">
      <w:pPr>
        <w:ind w:left="952" w:hanging="238"/>
        <w:rPr>
          <w:rFonts w:ascii="Times" w:hAnsi="Times"/>
          <w:color w:val="000000" w:themeColor="text1"/>
          <w:szCs w:val="28"/>
          <w:lang w:val="en-US" w:eastAsia="zh-CN"/>
        </w:rPr>
      </w:pPr>
      <w:proofErr w:type="spellStart"/>
      <w:r w:rsidRPr="00DA2B92">
        <w:rPr>
          <w:rFonts w:ascii="Times" w:hAnsi="Times"/>
          <w:color w:val="000000" w:themeColor="text1"/>
          <w:szCs w:val="28"/>
          <w:lang w:val="en-US" w:eastAsia="zh-CN"/>
        </w:rPr>
        <w:lastRenderedPageBreak/>
        <w:t>Unhelped</w:t>
      </w:r>
      <w:proofErr w:type="spellEnd"/>
      <w:r w:rsidRPr="00DA2B92">
        <w:rPr>
          <w:rFonts w:ascii="Times" w:hAnsi="Times"/>
          <w:color w:val="000000" w:themeColor="text1"/>
          <w:szCs w:val="28"/>
          <w:lang w:val="en-US" w:eastAsia="zh-CN"/>
        </w:rPr>
        <w:t xml:space="preserve"> by any wind. The owlet’s cry </w:t>
      </w:r>
    </w:p>
    <w:p w14:paraId="4D72035A"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color w:val="000000" w:themeColor="text1"/>
          <w:szCs w:val="28"/>
          <w:lang w:val="en-US" w:eastAsia="zh-CN"/>
        </w:rPr>
        <w:t xml:space="preserve">Came </w:t>
      </w:r>
      <w:r w:rsidRPr="00DA2B92">
        <w:rPr>
          <w:rFonts w:ascii="Times" w:hAnsi="Times"/>
          <w:bCs/>
          <w:color w:val="000000" w:themeColor="text1"/>
          <w:szCs w:val="28"/>
          <w:lang w:val="en-US" w:eastAsia="zh-CN"/>
        </w:rPr>
        <w:t xml:space="preserve">loud—and hark, again! loud as before. </w:t>
      </w:r>
    </w:p>
    <w:p w14:paraId="29F776D4"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The inmates of my cottage, all at rest, </w:t>
      </w:r>
    </w:p>
    <w:p w14:paraId="15966268"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Have left me to that solitude, which suits </w:t>
      </w:r>
    </w:p>
    <w:p w14:paraId="4549FCE2" w14:textId="77777777" w:rsidR="00155984" w:rsidRPr="00DA2B92" w:rsidRDefault="00155984" w:rsidP="002232B7">
      <w:pPr>
        <w:ind w:left="952" w:hanging="238"/>
        <w:rPr>
          <w:rFonts w:ascii="Times" w:hAnsi="Times"/>
          <w:bCs/>
          <w:color w:val="000000" w:themeColor="text1"/>
          <w:szCs w:val="28"/>
          <w:lang w:val="en-US" w:eastAsia="zh-CN"/>
        </w:rPr>
      </w:pPr>
      <w:proofErr w:type="spellStart"/>
      <w:r w:rsidRPr="00DA2B92">
        <w:rPr>
          <w:rFonts w:ascii="Times" w:hAnsi="Times"/>
          <w:bCs/>
          <w:color w:val="000000" w:themeColor="text1"/>
          <w:szCs w:val="28"/>
          <w:lang w:val="en-US" w:eastAsia="zh-CN"/>
        </w:rPr>
        <w:t>Abstruser</w:t>
      </w:r>
      <w:proofErr w:type="spellEnd"/>
      <w:r w:rsidRPr="00DA2B92">
        <w:rPr>
          <w:rFonts w:ascii="Times" w:hAnsi="Times"/>
          <w:bCs/>
          <w:color w:val="000000" w:themeColor="text1"/>
          <w:szCs w:val="28"/>
          <w:lang w:val="en-US" w:eastAsia="zh-CN"/>
        </w:rPr>
        <w:t xml:space="preserve"> musings: save that at my side </w:t>
      </w:r>
    </w:p>
    <w:p w14:paraId="4277406B"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My cradled infant slumbers peacefully. </w:t>
      </w:r>
    </w:p>
    <w:p w14:paraId="73EF2C4C"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'Tis calm indeed! so calm, that it disturbs </w:t>
      </w:r>
    </w:p>
    <w:p w14:paraId="3983613C" w14:textId="77777777" w:rsidR="00155984" w:rsidRPr="00DA2B92"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And vexes meditation with its strange </w:t>
      </w:r>
    </w:p>
    <w:p w14:paraId="00361DEE" w14:textId="77777777" w:rsidR="00155984" w:rsidRPr="00DA2B92"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And extreme </w:t>
      </w:r>
      <w:proofErr w:type="spellStart"/>
      <w:r w:rsidRPr="00DA2B92">
        <w:rPr>
          <w:rFonts w:ascii="Times" w:hAnsi="Times"/>
          <w:bCs/>
          <w:color w:val="000000" w:themeColor="text1"/>
          <w:szCs w:val="28"/>
          <w:lang w:val="en-US" w:eastAsia="zh-CN"/>
        </w:rPr>
        <w:t>silentness</w:t>
      </w:r>
      <w:proofErr w:type="spellEnd"/>
      <w:r w:rsidRPr="00DA2B92">
        <w:rPr>
          <w:rFonts w:ascii="Times" w:hAnsi="Times"/>
          <w:color w:val="000000" w:themeColor="text1"/>
          <w:szCs w:val="28"/>
          <w:lang w:val="en-US" w:eastAsia="zh-CN"/>
        </w:rPr>
        <w:t xml:space="preserve">. Sea, hill, and wood, </w:t>
      </w:r>
    </w:p>
    <w:p w14:paraId="3726F2DA" w14:textId="77777777" w:rsidR="00155984" w:rsidRPr="00DA2B92"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This populous village! Sea, and hill, and wood,  </w:t>
      </w:r>
      <w:r w:rsidRPr="00DA2B92">
        <w:rPr>
          <w:rFonts w:ascii="Times" w:hAnsi="Times"/>
          <w:color w:val="000000" w:themeColor="text1"/>
          <w:szCs w:val="28"/>
          <w:lang w:val="en-US" w:eastAsia="zh-CN"/>
        </w:rPr>
        <w:tab/>
      </w:r>
    </w:p>
    <w:p w14:paraId="6C3F624C" w14:textId="77777777" w:rsidR="00155984" w:rsidRPr="00DA2B92"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With all the numberless goings</w:t>
      </w:r>
      <w:r>
        <w:rPr>
          <w:rFonts w:ascii="Times" w:hAnsi="Times"/>
          <w:color w:val="000000" w:themeColor="text1"/>
          <w:szCs w:val="28"/>
          <w:lang w:val="en-US" w:eastAsia="zh-CN"/>
        </w:rPr>
        <w:t xml:space="preserve"> </w:t>
      </w:r>
      <w:r w:rsidRPr="00DA2B92">
        <w:rPr>
          <w:rFonts w:ascii="Times" w:hAnsi="Times"/>
          <w:color w:val="000000" w:themeColor="text1"/>
          <w:szCs w:val="28"/>
          <w:lang w:val="en-US" w:eastAsia="zh-CN"/>
        </w:rPr>
        <w:t xml:space="preserve">on of life, </w:t>
      </w:r>
    </w:p>
    <w:p w14:paraId="56AAE250"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Inaudible as dreams! the thin blue flame </w:t>
      </w:r>
    </w:p>
    <w:p w14:paraId="74B8F5B2"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Lies on my low</w:t>
      </w:r>
      <w:r>
        <w:rPr>
          <w:rFonts w:ascii="Times" w:hAnsi="Times"/>
          <w:bCs/>
          <w:color w:val="000000" w:themeColor="text1"/>
          <w:szCs w:val="28"/>
          <w:lang w:val="en-US" w:eastAsia="zh-CN"/>
        </w:rPr>
        <w:t xml:space="preserve"> </w:t>
      </w:r>
      <w:r w:rsidRPr="00DA2B92">
        <w:rPr>
          <w:rFonts w:ascii="Times" w:hAnsi="Times"/>
          <w:bCs/>
          <w:color w:val="000000" w:themeColor="text1"/>
          <w:szCs w:val="28"/>
          <w:lang w:val="en-US" w:eastAsia="zh-CN"/>
        </w:rPr>
        <w:t xml:space="preserve">burnt fire, and quivers </w:t>
      </w:r>
      <w:proofErr w:type="gramStart"/>
      <w:r w:rsidRPr="00DA2B92">
        <w:rPr>
          <w:rFonts w:ascii="Times" w:hAnsi="Times"/>
          <w:bCs/>
          <w:color w:val="000000" w:themeColor="text1"/>
          <w:szCs w:val="28"/>
          <w:lang w:val="en-US" w:eastAsia="zh-CN"/>
        </w:rPr>
        <w:t>not;</w:t>
      </w:r>
      <w:proofErr w:type="gramEnd"/>
      <w:r w:rsidRPr="00DA2B92">
        <w:rPr>
          <w:rFonts w:ascii="Times" w:hAnsi="Times"/>
          <w:bCs/>
          <w:color w:val="000000" w:themeColor="text1"/>
          <w:szCs w:val="28"/>
          <w:lang w:val="en-US" w:eastAsia="zh-CN"/>
        </w:rPr>
        <w:t xml:space="preserve"> </w:t>
      </w:r>
    </w:p>
    <w:p w14:paraId="76B6974F" w14:textId="77777777" w:rsidR="00155984" w:rsidRPr="00DA2B92"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Only that film, which fluttered on the grate, </w:t>
      </w:r>
    </w:p>
    <w:p w14:paraId="55D7B665"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Still flutters there, the sole unquiet thing. </w:t>
      </w:r>
    </w:p>
    <w:p w14:paraId="4F7D34E8"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Methinks, its motion in this hush of nature </w:t>
      </w:r>
    </w:p>
    <w:p w14:paraId="1163778F"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Gives it dim sympathies with me who live, </w:t>
      </w:r>
    </w:p>
    <w:p w14:paraId="2FEE632B"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Making it a companionable form, </w:t>
      </w:r>
    </w:p>
    <w:p w14:paraId="675F47A1" w14:textId="77777777" w:rsidR="00155984" w:rsidRPr="00DA2B92" w:rsidRDefault="00155984" w:rsidP="002232B7">
      <w:pPr>
        <w:ind w:left="952" w:hanging="238"/>
        <w:rPr>
          <w:rFonts w:ascii="Times" w:hAnsi="Times"/>
          <w:bCs/>
          <w:color w:val="000000" w:themeColor="text1"/>
          <w:szCs w:val="28"/>
          <w:lang w:val="en-US" w:eastAsia="zh-CN"/>
        </w:rPr>
      </w:pPr>
      <w:r w:rsidRPr="00DA2B92">
        <w:rPr>
          <w:rFonts w:ascii="Times" w:hAnsi="Times"/>
          <w:bCs/>
          <w:color w:val="000000" w:themeColor="text1"/>
          <w:szCs w:val="28"/>
          <w:lang w:val="en-US" w:eastAsia="zh-CN"/>
        </w:rPr>
        <w:t xml:space="preserve">Whose puny flaps and freaks the idling Spirit </w:t>
      </w:r>
    </w:p>
    <w:p w14:paraId="4D4BD19D" w14:textId="77777777" w:rsidR="00155984" w:rsidRPr="00DA2B92"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By its own moods interprets, every where </w:t>
      </w:r>
    </w:p>
    <w:p w14:paraId="70B563FA" w14:textId="77777777" w:rsidR="00155984" w:rsidRPr="00DA2B92"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Echo or mirror seeking of itself, </w:t>
      </w:r>
    </w:p>
    <w:p w14:paraId="1CC9C2E9" w14:textId="77777777" w:rsidR="00283D55" w:rsidRDefault="00155984" w:rsidP="002232B7">
      <w:pPr>
        <w:ind w:left="952" w:hanging="238"/>
        <w:rPr>
          <w:rFonts w:ascii="Times" w:hAnsi="Times"/>
          <w:color w:val="000000" w:themeColor="text1"/>
          <w:szCs w:val="28"/>
          <w:lang w:val="en-US" w:eastAsia="zh-CN"/>
        </w:rPr>
      </w:pPr>
      <w:r w:rsidRPr="00DA2B92">
        <w:rPr>
          <w:rFonts w:ascii="Times" w:hAnsi="Times"/>
          <w:color w:val="000000" w:themeColor="text1"/>
          <w:szCs w:val="28"/>
          <w:lang w:val="en-US" w:eastAsia="zh-CN"/>
        </w:rPr>
        <w:t>And makes a toy of Thought.</w:t>
      </w:r>
    </w:p>
    <w:p w14:paraId="79C955E4" w14:textId="2DD833C1" w:rsidR="00155984" w:rsidRPr="00DA2B92" w:rsidRDefault="00155984" w:rsidP="002232B7">
      <w:pPr>
        <w:ind w:left="476"/>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 </w:t>
      </w:r>
      <w:r w:rsidR="002232B7">
        <w:rPr>
          <w:rFonts w:ascii="Times" w:hAnsi="Times"/>
          <w:color w:val="000000" w:themeColor="text1"/>
          <w:szCs w:val="28"/>
          <w:lang w:val="en-US" w:eastAsia="zh-CN"/>
        </w:rPr>
        <w:t xml:space="preserve">   </w:t>
      </w:r>
      <w:r w:rsidRPr="00DA2B92">
        <w:rPr>
          <w:rFonts w:ascii="Times" w:hAnsi="Times"/>
          <w:color w:val="000000" w:themeColor="text1"/>
          <w:szCs w:val="28"/>
          <w:lang w:val="en-US" w:eastAsia="zh-CN"/>
        </w:rPr>
        <w:t>(</w:t>
      </w:r>
      <w:r>
        <w:rPr>
          <w:rFonts w:ascii="Times" w:hAnsi="Times"/>
          <w:i/>
          <w:iCs/>
          <w:color w:val="000000" w:themeColor="text1"/>
          <w:szCs w:val="28"/>
          <w:lang w:val="en-US" w:eastAsia="zh-CN"/>
        </w:rPr>
        <w:t>CW,</w:t>
      </w:r>
      <w:r>
        <w:rPr>
          <w:rFonts w:ascii="Times" w:hAnsi="Times"/>
          <w:color w:val="000000" w:themeColor="text1"/>
          <w:szCs w:val="28"/>
          <w:lang w:val="en-US" w:eastAsia="zh-CN"/>
        </w:rPr>
        <w:t xml:space="preserve"> </w:t>
      </w:r>
      <w:r>
        <w:rPr>
          <w:rFonts w:ascii="Times" w:hAnsi="Times"/>
          <w:i/>
          <w:iCs/>
          <w:color w:val="000000" w:themeColor="text1"/>
          <w:szCs w:val="28"/>
          <w:lang w:val="en-US" w:eastAsia="zh-CN"/>
        </w:rPr>
        <w:t xml:space="preserve">Poetical Works I, </w:t>
      </w:r>
      <w:r w:rsidRPr="00DA2B92">
        <w:rPr>
          <w:rFonts w:ascii="Times" w:hAnsi="Times"/>
          <w:color w:val="000000" w:themeColor="text1"/>
          <w:szCs w:val="28"/>
          <w:lang w:val="en-US" w:eastAsia="zh-CN"/>
        </w:rPr>
        <w:t>ll. 1-23)</w:t>
      </w:r>
    </w:p>
    <w:p w14:paraId="3BF11792" w14:textId="77777777" w:rsidR="00155984" w:rsidRPr="00DA2B92" w:rsidRDefault="00155984" w:rsidP="00155984">
      <w:pPr>
        <w:spacing w:line="360" w:lineRule="auto"/>
        <w:rPr>
          <w:rFonts w:ascii="Times" w:hAnsi="Times"/>
          <w:color w:val="000000" w:themeColor="text1"/>
          <w:szCs w:val="28"/>
          <w:lang w:val="en-US" w:eastAsia="zh-CN"/>
        </w:rPr>
      </w:pPr>
    </w:p>
    <w:p w14:paraId="2B220CBD" w14:textId="77777777" w:rsidR="00155984" w:rsidRPr="00DA2B92" w:rsidRDefault="00155984" w:rsidP="00155984">
      <w:pPr>
        <w:spacing w:line="360" w:lineRule="auto"/>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The poem’s very first lines signal an interest in the relation between eye and ear in a visual rhyme, or ‘eye rhyme’ between “ministry” and “cry.” This silent eye rhyme is part of the poem’s play with the way sound is codified or represented in visual form, in the semiotics of sound in print. </w:t>
      </w:r>
      <w:r w:rsidRPr="00DA2B92">
        <w:rPr>
          <w:rFonts w:ascii="Times" w:hAnsi="Times"/>
          <w:color w:val="000000" w:themeColor="text1"/>
          <w:szCs w:val="28"/>
        </w:rPr>
        <w:t xml:space="preserve">The sound of that “cry” is picked up later in the half-rhyme with “side” and later “life.” Perhaps it’s too much of a stretch to suggest that t the long </w:t>
      </w:r>
      <w:r w:rsidRPr="00DA2B92">
        <w:rPr>
          <w:rFonts w:ascii="Times" w:hAnsi="Times"/>
          <w:i/>
          <w:color w:val="000000" w:themeColor="text1"/>
          <w:szCs w:val="28"/>
        </w:rPr>
        <w:t>I</w:t>
      </w:r>
      <w:r w:rsidRPr="00DA2B92">
        <w:rPr>
          <w:rFonts w:ascii="Times" w:hAnsi="Times"/>
          <w:color w:val="000000" w:themeColor="text1"/>
          <w:szCs w:val="28"/>
        </w:rPr>
        <w:t xml:space="preserve"> sound, or “eye” rhyme, is registered to the eye but not to the ear in “live.” Nonetheless, in these lines Coleridge invites us, in different ways, to move in and out between eye and ear, between rhyme seen and rhyme heard. </w:t>
      </w:r>
      <w:r w:rsidRPr="00DA2B92">
        <w:rPr>
          <w:rFonts w:ascii="Times" w:hAnsi="Times"/>
          <w:color w:val="000000" w:themeColor="text1"/>
          <w:szCs w:val="28"/>
          <w:lang w:val="en-US" w:eastAsia="zh-CN"/>
        </w:rPr>
        <w:t xml:space="preserve">Throughout the poem eye and ear work together and askance in unexpected ways.  </w:t>
      </w:r>
    </w:p>
    <w:p w14:paraId="544F7A30" w14:textId="419BEFF1" w:rsidR="00155984" w:rsidRPr="00DA2B92" w:rsidRDefault="00155984" w:rsidP="00155984">
      <w:pPr>
        <w:spacing w:line="360" w:lineRule="auto"/>
        <w:ind w:firstLine="720"/>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Another striking feature of these opening lines is the dramatic dynamic shift from the “loud” cry of the owlet outdoors to the quiet of the indoor scene, a shift which produces a sense of intimacy and interiority and the accompanying illusion of </w:t>
      </w:r>
      <w:r w:rsidRPr="00DA2B92">
        <w:rPr>
          <w:rFonts w:ascii="Times" w:hAnsi="Times"/>
          <w:i/>
          <w:iCs/>
          <w:color w:val="000000" w:themeColor="text1"/>
          <w:szCs w:val="28"/>
          <w:lang w:val="en-US" w:eastAsia="zh-CN"/>
        </w:rPr>
        <w:t>diminuendo</w:t>
      </w:r>
      <w:r w:rsidRPr="00DA2B92">
        <w:rPr>
          <w:rFonts w:ascii="Times" w:hAnsi="Times"/>
          <w:color w:val="000000" w:themeColor="text1"/>
          <w:szCs w:val="28"/>
          <w:lang w:val="en-US" w:eastAsia="zh-CN"/>
        </w:rPr>
        <w:t>. That word “loud” primes our listening ears for a certain pitch of sound</w:t>
      </w:r>
      <w:r>
        <w:rPr>
          <w:rFonts w:ascii="Times" w:hAnsi="Times"/>
          <w:color w:val="000000" w:themeColor="text1"/>
          <w:szCs w:val="28"/>
          <w:lang w:val="en-US" w:eastAsia="zh-CN"/>
        </w:rPr>
        <w:t>—</w:t>
      </w:r>
      <w:r w:rsidRPr="00DA2B92">
        <w:rPr>
          <w:rFonts w:ascii="Times" w:hAnsi="Times"/>
          <w:color w:val="000000" w:themeColor="text1"/>
          <w:szCs w:val="28"/>
          <w:lang w:val="en-US" w:eastAsia="zh-CN"/>
        </w:rPr>
        <w:t xml:space="preserve">which emphasizes in contrast the subsequent lines’ account of quiet. </w:t>
      </w:r>
      <w:r w:rsidRPr="00DA2B92">
        <w:rPr>
          <w:rFonts w:ascii="Times" w:hAnsi="Times"/>
          <w:color w:val="000000" w:themeColor="text1"/>
          <w:szCs w:val="28"/>
        </w:rPr>
        <w:t xml:space="preserve">The poem’s shifts in dynamics depend on and produce shifts in intimacy as it records a shift from outside to inside, from loud noise to quiet. The word “secret” in the very first line suggests both quiet and intimacy, since “secret” carries the suggestion, now obsolete, but current when Coleridge was writing, of reticence, or quiet: “Of </w:t>
      </w:r>
      <w:r w:rsidRPr="00DA2B92">
        <w:rPr>
          <w:rFonts w:ascii="Times" w:hAnsi="Times"/>
          <w:color w:val="000000" w:themeColor="text1"/>
          <w:szCs w:val="28"/>
        </w:rPr>
        <w:lastRenderedPageBreak/>
        <w:t>a person: †Reserved or reticent in conduct or conversation (obsolete); not given to indiscreet talking or the revelation of secrets; silent as to any matter, uncommunicative, close.” (</w:t>
      </w:r>
      <w:r w:rsidRPr="00F85431">
        <w:rPr>
          <w:rFonts w:ascii="Times" w:hAnsi="Times"/>
          <w:i/>
          <w:iCs/>
          <w:color w:val="000000" w:themeColor="text1"/>
          <w:szCs w:val="28"/>
        </w:rPr>
        <w:t>OED</w:t>
      </w:r>
      <w:r w:rsidR="00972183">
        <w:rPr>
          <w:rFonts w:ascii="Times" w:hAnsi="Times"/>
          <w:i/>
          <w:iCs/>
          <w:color w:val="000000" w:themeColor="text1"/>
          <w:szCs w:val="28"/>
        </w:rPr>
        <w:t>,</w:t>
      </w:r>
      <w:r w:rsidRPr="00DA2B92">
        <w:rPr>
          <w:rFonts w:ascii="Times" w:hAnsi="Times"/>
          <w:color w:val="000000" w:themeColor="text1"/>
          <w:szCs w:val="28"/>
        </w:rPr>
        <w:t xml:space="preserve"> 2 a). By giving the frost a curious sense of human agency, it “performs a secret ministry,” Coleridge draws out association of “secret” with </w:t>
      </w:r>
      <w:commentRangeStart w:id="40"/>
      <w:commentRangeStart w:id="41"/>
      <w:r w:rsidRPr="00DA2B92">
        <w:rPr>
          <w:rFonts w:ascii="Times" w:hAnsi="Times"/>
          <w:color w:val="000000" w:themeColor="text1"/>
          <w:szCs w:val="28"/>
        </w:rPr>
        <w:t>quiet and closeness</w:t>
      </w:r>
      <w:commentRangeEnd w:id="40"/>
      <w:r>
        <w:commentReference w:id="40"/>
      </w:r>
      <w:commentRangeEnd w:id="41"/>
      <w:r>
        <w:commentReference w:id="41"/>
      </w:r>
      <w:r w:rsidRPr="00DA2B92">
        <w:rPr>
          <w:rFonts w:ascii="Times" w:hAnsi="Times"/>
          <w:color w:val="000000" w:themeColor="text1"/>
          <w:szCs w:val="28"/>
        </w:rPr>
        <w:t>.</w:t>
      </w:r>
    </w:p>
    <w:p w14:paraId="080F60E0"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The</w:t>
      </w:r>
      <w:r w:rsidRPr="00DA2B92">
        <w:rPr>
          <w:rFonts w:ascii="Times" w:hAnsi="Times"/>
          <w:iCs/>
          <w:color w:val="000000" w:themeColor="text1"/>
          <w:szCs w:val="28"/>
        </w:rPr>
        <w:t xml:space="preserve"> poem creates this sense of </w:t>
      </w:r>
      <w:r w:rsidRPr="00DA2B92">
        <w:rPr>
          <w:rFonts w:ascii="Times" w:hAnsi="Times" w:cs="Times New Roman (Body CS)"/>
          <w:iCs/>
          <w:color w:val="000000" w:themeColor="text1"/>
          <w:szCs w:val="28"/>
        </w:rPr>
        <w:t>closeness dramatically, too, so that the reader feels as though we are standing with the poet, listening with him. That is expressed in the</w:t>
      </w:r>
      <w:r w:rsidRPr="00DA2B92">
        <w:rPr>
          <w:rFonts w:ascii="Times" w:hAnsi="Times"/>
          <w:iCs/>
          <w:color w:val="000000" w:themeColor="text1"/>
          <w:szCs w:val="28"/>
        </w:rPr>
        <w:t xml:space="preserve"> shift from the past tense “came loud” to the present tense “hark </w:t>
      </w:r>
      <w:proofErr w:type="gramStart"/>
      <w:r w:rsidRPr="00DA2B92">
        <w:rPr>
          <w:rFonts w:ascii="Times" w:hAnsi="Times"/>
          <w:iCs/>
          <w:color w:val="000000" w:themeColor="text1"/>
          <w:szCs w:val="28"/>
        </w:rPr>
        <w:t>again!,</w:t>
      </w:r>
      <w:proofErr w:type="gramEnd"/>
      <w:r w:rsidRPr="00DA2B92">
        <w:rPr>
          <w:rFonts w:ascii="Times" w:hAnsi="Times"/>
          <w:iCs/>
          <w:color w:val="000000" w:themeColor="text1"/>
          <w:szCs w:val="28"/>
        </w:rPr>
        <w:t xml:space="preserve">” from the temporal distance of the past tense to the sense of immediacy suggested by HARK which </w:t>
      </w:r>
      <w:r w:rsidRPr="00DA2B92">
        <w:rPr>
          <w:rFonts w:ascii="Times" w:hAnsi="Times" w:cs="Times New Roman (Body CS)"/>
          <w:iCs/>
          <w:color w:val="000000" w:themeColor="text1"/>
          <w:szCs w:val="28"/>
        </w:rPr>
        <w:t xml:space="preserve">instructs the reader, </w:t>
      </w:r>
      <w:r w:rsidRPr="00DA2B92">
        <w:rPr>
          <w:rFonts w:ascii="Times" w:hAnsi="Times" w:cs="Times New Roman (Body CS)"/>
          <w:i/>
          <w:color w:val="000000" w:themeColor="text1"/>
          <w:szCs w:val="28"/>
        </w:rPr>
        <w:t>now</w:t>
      </w:r>
      <w:r w:rsidRPr="00DA2B92">
        <w:rPr>
          <w:rFonts w:ascii="Times" w:hAnsi="Times" w:cs="Times New Roman (Body CS)"/>
          <w:iCs/>
          <w:color w:val="000000" w:themeColor="text1"/>
          <w:szCs w:val="28"/>
        </w:rPr>
        <w:t>, give ear, listen! The reader imaginatively is listening but also aware of being a reader, something of which the poem deliberately reminds us</w:t>
      </w:r>
      <w:r w:rsidRPr="00DA2B92">
        <w:rPr>
          <w:rFonts w:ascii="Times" w:hAnsi="Times"/>
          <w:iCs/>
          <w:color w:val="000000" w:themeColor="text1"/>
          <w:szCs w:val="28"/>
        </w:rPr>
        <w:t xml:space="preserve">.  </w:t>
      </w:r>
    </w:p>
    <w:p w14:paraId="51043842" w14:textId="127A9A98" w:rsidR="00155984" w:rsidRPr="00DA2B92" w:rsidRDefault="00155984" w:rsidP="00155984">
      <w:pPr>
        <w:spacing w:line="360" w:lineRule="auto"/>
        <w:ind w:firstLine="720"/>
        <w:rPr>
          <w:rFonts w:ascii="Times" w:hAnsi="Times"/>
          <w:color w:val="000000" w:themeColor="text1"/>
          <w:szCs w:val="28"/>
          <w:lang w:eastAsia="zh-CN"/>
        </w:rPr>
      </w:pPr>
      <w:r w:rsidRPr="00DA2B92">
        <w:rPr>
          <w:rFonts w:ascii="Times" w:hAnsi="Times"/>
          <w:color w:val="000000" w:themeColor="text1"/>
          <w:szCs w:val="28"/>
          <w:lang w:val="en-US" w:eastAsia="zh-CN"/>
        </w:rPr>
        <w:t xml:space="preserve"> Since M.H. Abrams’s classic and influential account of the poem as one of the Great Romantic Lyrics, it has been understood in terms of vocal utterance, a Conversation poem</w:t>
      </w:r>
      <w:r>
        <w:rPr>
          <w:rFonts w:ascii="Times" w:hAnsi="Times"/>
          <w:color w:val="000000" w:themeColor="text1"/>
          <w:szCs w:val="28"/>
          <w:lang w:val="en-US" w:eastAsia="zh-CN"/>
        </w:rPr>
        <w:t xml:space="preserve"> (Abrams, 1965)</w:t>
      </w:r>
      <w:r w:rsidRPr="00DA2B92">
        <w:rPr>
          <w:rFonts w:ascii="Times" w:hAnsi="Times"/>
          <w:color w:val="000000" w:themeColor="text1"/>
          <w:szCs w:val="28"/>
          <w:lang w:val="en-US" w:eastAsia="zh-CN"/>
        </w:rPr>
        <w:t xml:space="preserve">.  </w:t>
      </w:r>
      <w:r w:rsidRPr="00DA2B92">
        <w:rPr>
          <w:rFonts w:ascii="Times" w:hAnsi="Times"/>
          <w:color w:val="000000" w:themeColor="text1"/>
          <w:szCs w:val="28"/>
        </w:rPr>
        <w:t>Coleridge’s “Conversation Poems” play with the dynamics of sound and its representation in curious ways. Much has been made of the vocal quality of these poems</w:t>
      </w:r>
      <w:commentRangeStart w:id="42"/>
      <w:r w:rsidRPr="00DA2B92">
        <w:rPr>
          <w:rFonts w:ascii="Times" w:hAnsi="Times"/>
          <w:color w:val="000000" w:themeColor="text1"/>
          <w:szCs w:val="28"/>
        </w:rPr>
        <w:t>; critics have focussed on their various forms of address and the cadences of familiar conversation</w:t>
      </w:r>
      <w:commentRangeEnd w:id="42"/>
      <w:r>
        <w:commentReference w:id="42"/>
      </w:r>
      <w:r>
        <w:rPr>
          <w:rStyle w:val="EndnoteReference"/>
          <w:rFonts w:ascii="Times" w:hAnsi="Times"/>
          <w:color w:val="000000" w:themeColor="text1"/>
          <w:szCs w:val="28"/>
        </w:rPr>
        <w:endnoteReference w:id="14"/>
      </w:r>
      <w:r w:rsidRPr="00DA2B92">
        <w:rPr>
          <w:rFonts w:ascii="Times" w:hAnsi="Times"/>
          <w:color w:val="000000" w:themeColor="text1"/>
          <w:szCs w:val="28"/>
        </w:rPr>
        <w:t>.</w:t>
      </w:r>
      <w:r w:rsidRPr="00DA2B92">
        <w:rPr>
          <w:rFonts w:ascii="Times" w:hAnsi="Times"/>
          <w:color w:val="000000" w:themeColor="text1"/>
          <w:szCs w:val="28"/>
          <w:lang w:val="en-US" w:eastAsia="zh-CN"/>
        </w:rPr>
        <w:t xml:space="preserve"> And yet the poem itself places much emphasis on non-human sounds, </w:t>
      </w:r>
      <w:r w:rsidRPr="00DA2B92">
        <w:rPr>
          <w:rFonts w:ascii="Times" w:hAnsi="Times" w:cs="Times New Roman (Body CS)"/>
          <w:color w:val="000000" w:themeColor="text1"/>
          <w:szCs w:val="28"/>
          <w:lang w:val="en-US" w:eastAsia="zh-CN"/>
        </w:rPr>
        <w:t>sounds that are</w:t>
      </w:r>
      <w:r w:rsidRPr="00DA2B92">
        <w:rPr>
          <w:rFonts w:ascii="Times" w:hAnsi="Times"/>
          <w:color w:val="000000" w:themeColor="text1"/>
          <w:szCs w:val="28"/>
          <w:lang w:val="en-US" w:eastAsia="zh-CN"/>
        </w:rPr>
        <w:t xml:space="preserve"> increasingly abstract and hard to imagine. The owl, the crackling fire, the fluttering speck, the dream (inaudible to another), the quiet shining of the quiet moon. Indeed, the model Coleridge chose to describe the poem was musical rather than vocal or dramatic: he conceived of the poem in musical terms, as a Rondo, a form which was extremely popular in the late </w:t>
      </w:r>
      <w:r>
        <w:rPr>
          <w:rFonts w:ascii="Times" w:hAnsi="Times"/>
          <w:color w:val="000000" w:themeColor="text1"/>
          <w:szCs w:val="28"/>
          <w:lang w:val="en-US" w:eastAsia="zh-CN"/>
        </w:rPr>
        <w:t xml:space="preserve">eighteenth </w:t>
      </w:r>
      <w:r w:rsidRPr="00DA2B92">
        <w:rPr>
          <w:rFonts w:ascii="Times" w:hAnsi="Times"/>
          <w:color w:val="000000" w:themeColor="text1"/>
          <w:szCs w:val="28"/>
          <w:lang w:val="en-US" w:eastAsia="zh-CN"/>
        </w:rPr>
        <w:t>century. In an earlier draft, the poem ended with six lines which describe the baby’s response to the icicles. Explaining why he cut these lines, Coleridge wrote:</w:t>
      </w:r>
      <w:r w:rsidRPr="00DA2B92">
        <w:rPr>
          <w:rFonts w:ascii="Times" w:hAnsi="Times" w:cs="Times New Roman (Body CS)"/>
          <w:color w:val="000000" w:themeColor="text1"/>
          <w:szCs w:val="28"/>
        </w:rPr>
        <w:t xml:space="preserve"> ‘The last six lines I omit because they destroy the </w:t>
      </w:r>
      <w:proofErr w:type="gramStart"/>
      <w:r w:rsidRPr="00DA2B92">
        <w:rPr>
          <w:rFonts w:ascii="Times" w:hAnsi="Times" w:cs="Times New Roman (Body CS)"/>
          <w:color w:val="000000" w:themeColor="text1"/>
          <w:szCs w:val="28"/>
        </w:rPr>
        <w:t>rondo, and</w:t>
      </w:r>
      <w:proofErr w:type="gramEnd"/>
      <w:r w:rsidRPr="00DA2B92">
        <w:rPr>
          <w:rFonts w:ascii="Times" w:hAnsi="Times" w:cs="Times New Roman (Body CS)"/>
          <w:color w:val="000000" w:themeColor="text1"/>
          <w:szCs w:val="28"/>
        </w:rPr>
        <w:t xml:space="preserve"> return upon itself of the Poem. Poems of this kind &amp; length ought to lie coiled with its ‘tail round its’ head.” (</w:t>
      </w:r>
      <w:r w:rsidRPr="00DA2B92">
        <w:rPr>
          <w:rFonts w:ascii="Times" w:hAnsi="Times" w:cs="Times New Roman (Body CS)"/>
          <w:i/>
          <w:iCs/>
          <w:color w:val="000000" w:themeColor="text1"/>
          <w:szCs w:val="28"/>
        </w:rPr>
        <w:t>CC</w:t>
      </w:r>
      <w:r w:rsidRPr="00DA2B92">
        <w:rPr>
          <w:rFonts w:ascii="Times" w:hAnsi="Times" w:cs="Times New Roman (Body CS)"/>
          <w:color w:val="000000" w:themeColor="text1"/>
          <w:szCs w:val="28"/>
        </w:rPr>
        <w:t>, 16.1.1, p.456n.).</w:t>
      </w:r>
      <w:ins w:id="43" w:author="Mina Gorji" w:date="2022-09-21T10:11:00Z">
        <w:r w:rsidR="006433A5">
          <w:rPr>
            <w:rFonts w:ascii="Times" w:hAnsi="Times" w:cs="Times New Roman (Body CS)"/>
            <w:color w:val="000000" w:themeColor="text1"/>
            <w:szCs w:val="28"/>
          </w:rPr>
          <w:t xml:space="preserve"> </w:t>
        </w:r>
      </w:ins>
      <w:ins w:id="44" w:author="Mina Gorji" w:date="2022-09-21T10:21:00Z">
        <w:r w:rsidR="006D08EC" w:rsidRPr="006433A5">
          <w:rPr>
            <w:rFonts w:ascii="Times" w:hAnsi="Times" w:cs="Times New Roman (Body CS)"/>
            <w:color w:val="000000" w:themeColor="text1"/>
            <w:szCs w:val="28"/>
            <w:lang w:val="en-US"/>
          </w:rPr>
          <w:t xml:space="preserve">Coleridge had taken </w:t>
        </w:r>
        <w:r w:rsidR="006D08EC">
          <w:rPr>
            <w:rFonts w:ascii="Times" w:hAnsi="Times" w:cs="Times New Roman (Body CS)"/>
            <w:color w:val="000000" w:themeColor="text1"/>
            <w:szCs w:val="28"/>
            <w:lang w:val="en-US"/>
          </w:rPr>
          <w:t xml:space="preserve">Charles </w:t>
        </w:r>
        <w:r w:rsidR="006D08EC" w:rsidRPr="006433A5">
          <w:rPr>
            <w:rFonts w:ascii="Times" w:hAnsi="Times" w:cs="Times New Roman (Body CS)"/>
            <w:color w:val="000000" w:themeColor="text1"/>
            <w:szCs w:val="28"/>
            <w:lang w:val="en-US"/>
          </w:rPr>
          <w:t xml:space="preserve">Burney’s </w:t>
        </w:r>
        <w:r w:rsidR="006D08EC" w:rsidRPr="006433A5">
          <w:rPr>
            <w:rFonts w:ascii="Times" w:hAnsi="Times" w:cs="Times New Roman (Body CS)"/>
            <w:i/>
            <w:iCs/>
            <w:color w:val="000000" w:themeColor="text1"/>
            <w:szCs w:val="28"/>
            <w:lang w:val="en-US"/>
          </w:rPr>
          <w:t>General History of Mu</w:t>
        </w:r>
        <w:r w:rsidR="006D08EC" w:rsidRPr="006433A5">
          <w:rPr>
            <w:rFonts w:ascii="Times" w:hAnsi="Times" w:cs="Times New Roman (Body CS)"/>
            <w:color w:val="000000" w:themeColor="text1"/>
            <w:szCs w:val="28"/>
            <w:lang w:val="en-US"/>
          </w:rPr>
          <w:t xml:space="preserve">sic out of Bristol library a few months before he composed </w:t>
        </w:r>
      </w:ins>
      <w:ins w:id="45" w:author="Mina Gorji" w:date="2022-09-21T10:23:00Z">
        <w:r w:rsidR="006D08EC">
          <w:rPr>
            <w:rFonts w:ascii="Times" w:hAnsi="Times" w:cs="Times New Roman (Body CS)"/>
            <w:color w:val="000000" w:themeColor="text1"/>
            <w:szCs w:val="28"/>
            <w:lang w:val="en-US"/>
          </w:rPr>
          <w:t>“</w:t>
        </w:r>
      </w:ins>
      <w:ins w:id="46" w:author="Mina Gorji" w:date="2022-09-21T10:21:00Z">
        <w:r w:rsidR="006D08EC" w:rsidRPr="006433A5">
          <w:rPr>
            <w:rFonts w:ascii="Times" w:hAnsi="Times" w:cs="Times New Roman (Body CS)"/>
            <w:color w:val="000000" w:themeColor="text1"/>
            <w:szCs w:val="28"/>
            <w:lang w:val="en-US"/>
          </w:rPr>
          <w:t>Frost at Midnight</w:t>
        </w:r>
      </w:ins>
      <w:ins w:id="47" w:author="Mina Gorji" w:date="2022-09-21T10:23:00Z">
        <w:r w:rsidR="006D08EC">
          <w:rPr>
            <w:rFonts w:ascii="Times" w:hAnsi="Times" w:cs="Times New Roman (Body CS)"/>
            <w:color w:val="000000" w:themeColor="text1"/>
            <w:szCs w:val="28"/>
            <w:lang w:val="en-US"/>
          </w:rPr>
          <w:t>”</w:t>
        </w:r>
      </w:ins>
      <w:ins w:id="48" w:author="Mina Gorji" w:date="2022-09-21T10:21:00Z">
        <w:r w:rsidR="006D08EC" w:rsidRPr="006433A5">
          <w:rPr>
            <w:rFonts w:ascii="Times" w:hAnsi="Times" w:cs="Times New Roman (Body CS)"/>
            <w:color w:val="000000" w:themeColor="text1"/>
            <w:szCs w:val="28"/>
            <w:lang w:val="en-US"/>
          </w:rPr>
          <w:t xml:space="preserve"> (in November 1797</w:t>
        </w:r>
        <w:proofErr w:type="gramStart"/>
        <w:r w:rsidR="006D08EC" w:rsidRPr="006433A5">
          <w:rPr>
            <w:rFonts w:ascii="Times" w:hAnsi="Times" w:cs="Times New Roman (Body CS)"/>
            <w:color w:val="000000" w:themeColor="text1"/>
            <w:szCs w:val="28"/>
            <w:lang w:val="en-US"/>
          </w:rPr>
          <w:t>), and</w:t>
        </w:r>
        <w:proofErr w:type="gramEnd"/>
        <w:r w:rsidR="006D08EC" w:rsidRPr="006433A5">
          <w:rPr>
            <w:rFonts w:ascii="Times" w:hAnsi="Times" w:cs="Times New Roman (Body CS)"/>
            <w:color w:val="000000" w:themeColor="text1"/>
            <w:szCs w:val="28"/>
            <w:lang w:val="en-US"/>
          </w:rPr>
          <w:t xml:space="preserve"> </w:t>
        </w:r>
        <w:r w:rsidR="006D08EC">
          <w:rPr>
            <w:rFonts w:ascii="Times" w:hAnsi="Times" w:cs="Times New Roman (Body CS)"/>
            <w:color w:val="000000" w:themeColor="text1"/>
            <w:szCs w:val="28"/>
            <w:lang w:val="en-US"/>
          </w:rPr>
          <w:t>may well have read the account of the</w:t>
        </w:r>
        <w:r w:rsidR="006D08EC" w:rsidRPr="006433A5">
          <w:rPr>
            <w:rFonts w:ascii="Times" w:hAnsi="Times" w:cs="Times New Roman (Body CS)"/>
            <w:color w:val="000000" w:themeColor="text1"/>
            <w:szCs w:val="28"/>
            <w:lang w:val="en-US"/>
          </w:rPr>
          <w:t xml:space="preserve"> rondo </w:t>
        </w:r>
        <w:r w:rsidR="006D08EC">
          <w:rPr>
            <w:rFonts w:ascii="Times" w:hAnsi="Times" w:cs="Times New Roman (Body CS)"/>
            <w:color w:val="000000" w:themeColor="text1"/>
            <w:szCs w:val="28"/>
            <w:lang w:val="en-US"/>
          </w:rPr>
          <w:t>in its pages (</w:t>
        </w:r>
        <w:r w:rsidR="006D08EC" w:rsidRPr="00ED2766">
          <w:rPr>
            <w:rFonts w:ascii="Times" w:hAnsi="Times" w:cs="Times New Roman (Body CS)"/>
            <w:color w:val="000000" w:themeColor="text1"/>
            <w:szCs w:val="28"/>
          </w:rPr>
          <w:t>Burney</w:t>
        </w:r>
        <w:r w:rsidR="006D08EC">
          <w:rPr>
            <w:rFonts w:ascii="Times" w:hAnsi="Times" w:cs="Times New Roman (Body CS)"/>
            <w:color w:val="000000" w:themeColor="text1"/>
            <w:szCs w:val="28"/>
          </w:rPr>
          <w:t xml:space="preserve">: </w:t>
        </w:r>
        <w:r w:rsidR="006D08EC" w:rsidRPr="00ED2766">
          <w:rPr>
            <w:rFonts w:ascii="Times" w:hAnsi="Times" w:cs="Times New Roman (Body CS)"/>
            <w:color w:val="000000" w:themeColor="text1"/>
            <w:szCs w:val="28"/>
          </w:rPr>
          <w:t>1775</w:t>
        </w:r>
        <w:r w:rsidR="006D08EC">
          <w:rPr>
            <w:rFonts w:ascii="Times" w:hAnsi="Times" w:cs="Times New Roman (Body CS)"/>
            <w:color w:val="000000" w:themeColor="text1"/>
            <w:szCs w:val="28"/>
          </w:rPr>
          <w:t>,</w:t>
        </w:r>
        <w:r w:rsidR="006D08EC" w:rsidRPr="00ED2766">
          <w:rPr>
            <w:rFonts w:ascii="Times" w:hAnsi="Times" w:cs="Times New Roman (Body CS)"/>
            <w:color w:val="000000" w:themeColor="text1"/>
            <w:szCs w:val="28"/>
          </w:rPr>
          <w:t xml:space="preserve"> 155</w:t>
        </w:r>
        <w:r w:rsidR="006D08EC">
          <w:rPr>
            <w:rFonts w:ascii="Times" w:hAnsi="Times" w:cs="Times New Roman (Body CS)"/>
            <w:color w:val="000000" w:themeColor="text1"/>
            <w:szCs w:val="28"/>
          </w:rPr>
          <w:t>)</w:t>
        </w:r>
        <w:r w:rsidR="006D08EC">
          <w:rPr>
            <w:rFonts w:ascii="Times" w:hAnsi="Times" w:cs="Times New Roman (Body CS)"/>
            <w:color w:val="000000" w:themeColor="text1"/>
            <w:szCs w:val="28"/>
            <w:lang w:val="en-US"/>
          </w:rPr>
          <w:t xml:space="preserve">. </w:t>
        </w:r>
        <w:r w:rsidR="006D08EC" w:rsidRPr="006433A5">
          <w:rPr>
            <w:rFonts w:ascii="Times" w:hAnsi="Times" w:cs="Times New Roman (Body CS)"/>
            <w:color w:val="000000" w:themeColor="text1"/>
            <w:szCs w:val="28"/>
            <w:lang w:val="en-US"/>
          </w:rPr>
          <w:t xml:space="preserve"> </w:t>
        </w:r>
      </w:ins>
      <w:ins w:id="49" w:author="Mina Gorji" w:date="2022-09-21T10:29:00Z">
        <w:r w:rsidR="00951115">
          <w:rPr>
            <w:rFonts w:ascii="Times" w:hAnsi="Times" w:cs="Times New Roman (Body CS)"/>
            <w:color w:val="000000" w:themeColor="text1"/>
            <w:szCs w:val="28"/>
            <w:lang w:val="en-US"/>
          </w:rPr>
          <w:t xml:space="preserve">His </w:t>
        </w:r>
      </w:ins>
      <w:ins w:id="50" w:author="Mina Gorji" w:date="2022-09-21T10:31:00Z">
        <w:r w:rsidR="002816D3">
          <w:rPr>
            <w:rFonts w:ascii="Times" w:hAnsi="Times" w:cs="Times New Roman (Body CS)"/>
            <w:color w:val="000000" w:themeColor="text1"/>
            <w:szCs w:val="28"/>
            <w:lang w:val="en-US"/>
          </w:rPr>
          <w:t>interest in</w:t>
        </w:r>
      </w:ins>
      <w:ins w:id="51" w:author="Mina Gorji" w:date="2022-09-21T10:29:00Z">
        <w:r w:rsidR="00951115">
          <w:rPr>
            <w:rFonts w:ascii="Times" w:hAnsi="Times" w:cs="Times New Roman (Body CS)"/>
            <w:color w:val="000000" w:themeColor="text1"/>
            <w:szCs w:val="28"/>
            <w:lang w:val="en-US"/>
          </w:rPr>
          <w:t xml:space="preserve"> </w:t>
        </w:r>
      </w:ins>
      <w:ins w:id="52" w:author="Mina Gorji" w:date="2022-09-21T10:28:00Z">
        <w:r w:rsidR="00951115">
          <w:rPr>
            <w:rFonts w:ascii="Times" w:hAnsi="Times" w:cs="Times New Roman (Body CS)"/>
            <w:color w:val="000000" w:themeColor="text1"/>
            <w:szCs w:val="28"/>
            <w:lang w:val="en-US"/>
          </w:rPr>
          <w:t>Burney’s</w:t>
        </w:r>
      </w:ins>
      <w:ins w:id="53" w:author="Mina Gorji" w:date="2022-09-21T10:23:00Z">
        <w:r w:rsidR="006D08EC">
          <w:rPr>
            <w:rFonts w:ascii="Times" w:hAnsi="Times" w:cs="Times New Roman (Body CS)"/>
            <w:color w:val="000000" w:themeColor="text1"/>
            <w:szCs w:val="28"/>
            <w:lang w:val="en-US"/>
          </w:rPr>
          <w:t xml:space="preserve"> book</w:t>
        </w:r>
      </w:ins>
      <w:ins w:id="54" w:author="Mina Gorji" w:date="2022-09-21T10:24:00Z">
        <w:r w:rsidR="006D08EC">
          <w:rPr>
            <w:rFonts w:ascii="Times" w:hAnsi="Times" w:cs="Times New Roman (Body CS)"/>
            <w:color w:val="000000" w:themeColor="text1"/>
            <w:szCs w:val="28"/>
            <w:lang w:val="en-US"/>
          </w:rPr>
          <w:t xml:space="preserve"> </w:t>
        </w:r>
      </w:ins>
      <w:ins w:id="55" w:author="Mina Gorji" w:date="2022-09-21T10:31:00Z">
        <w:r w:rsidR="002816D3">
          <w:rPr>
            <w:rFonts w:ascii="Times" w:hAnsi="Times" w:cs="Times New Roman (Body CS)"/>
            <w:color w:val="000000" w:themeColor="text1"/>
            <w:szCs w:val="28"/>
            <w:lang w:val="en-US"/>
          </w:rPr>
          <w:t xml:space="preserve">around the time he wrote </w:t>
        </w:r>
        <w:r w:rsidR="00F71D28">
          <w:rPr>
            <w:rFonts w:ascii="Times" w:hAnsi="Times" w:cs="Times New Roman (Body CS)"/>
            <w:color w:val="000000" w:themeColor="text1"/>
            <w:szCs w:val="28"/>
            <w:lang w:val="en-US"/>
          </w:rPr>
          <w:t>“Frost at Midnight”</w:t>
        </w:r>
      </w:ins>
      <w:ins w:id="56" w:author="Mina Gorji" w:date="2022-09-21T10:24:00Z">
        <w:r w:rsidR="006D08EC">
          <w:rPr>
            <w:rFonts w:ascii="Times" w:hAnsi="Times" w:cs="Times New Roman (Body CS)"/>
            <w:color w:val="000000" w:themeColor="text1"/>
            <w:szCs w:val="28"/>
            <w:lang w:val="en-US"/>
          </w:rPr>
          <w:t xml:space="preserve"> </w:t>
        </w:r>
      </w:ins>
      <w:ins w:id="57" w:author="Mina Gorji" w:date="2022-09-21T10:26:00Z">
        <w:r w:rsidR="00A65BCC">
          <w:rPr>
            <w:rFonts w:ascii="Times" w:hAnsi="Times" w:cs="Times New Roman (Body CS)"/>
            <w:color w:val="000000" w:themeColor="text1"/>
            <w:szCs w:val="28"/>
            <w:lang w:val="en-US"/>
          </w:rPr>
          <w:t xml:space="preserve">suggests a rich </w:t>
        </w:r>
      </w:ins>
      <w:ins w:id="58" w:author="Mina Gorji" w:date="2022-09-21T10:27:00Z">
        <w:r w:rsidR="00A65BCC">
          <w:rPr>
            <w:rFonts w:ascii="Times" w:hAnsi="Times" w:cs="Times New Roman (Body CS)"/>
            <w:color w:val="000000" w:themeColor="text1"/>
            <w:szCs w:val="28"/>
            <w:lang w:val="en-US"/>
          </w:rPr>
          <w:t xml:space="preserve">and suggestive </w:t>
        </w:r>
      </w:ins>
      <w:ins w:id="59" w:author="Mina Gorji" w:date="2022-09-21T10:31:00Z">
        <w:r w:rsidR="002816D3">
          <w:rPr>
            <w:rFonts w:ascii="Times" w:hAnsi="Times" w:cs="Times New Roman (Body CS)"/>
            <w:color w:val="000000" w:themeColor="text1"/>
            <w:szCs w:val="28"/>
            <w:lang w:val="en-US"/>
          </w:rPr>
          <w:t xml:space="preserve">musical </w:t>
        </w:r>
      </w:ins>
      <w:ins w:id="60" w:author="Mina Gorji" w:date="2022-09-21T10:26:00Z">
        <w:r w:rsidR="00A65BCC">
          <w:rPr>
            <w:rFonts w:ascii="Times" w:hAnsi="Times" w:cs="Times New Roman (Body CS)"/>
            <w:color w:val="000000" w:themeColor="text1"/>
            <w:szCs w:val="28"/>
            <w:lang w:val="en-US"/>
          </w:rPr>
          <w:t xml:space="preserve">context for interpreting </w:t>
        </w:r>
      </w:ins>
      <w:ins w:id="61" w:author="Mina Gorji" w:date="2022-09-21T10:31:00Z">
        <w:r w:rsidR="00F71D28">
          <w:rPr>
            <w:rFonts w:ascii="Times" w:hAnsi="Times" w:cs="Times New Roman (Body CS)"/>
            <w:color w:val="000000" w:themeColor="text1"/>
            <w:szCs w:val="28"/>
            <w:lang w:val="en-US"/>
          </w:rPr>
          <w:t>the poem’s</w:t>
        </w:r>
      </w:ins>
      <w:ins w:id="62" w:author="Mina Gorji" w:date="2022-09-21T10:26:00Z">
        <w:r w:rsidR="00A65BCC">
          <w:rPr>
            <w:rFonts w:ascii="Times" w:hAnsi="Times" w:cs="Times New Roman (Body CS)"/>
            <w:color w:val="000000" w:themeColor="text1"/>
            <w:szCs w:val="28"/>
            <w:lang w:val="en-US"/>
          </w:rPr>
          <w:t xml:space="preserve"> sounds and silences.</w:t>
        </w:r>
      </w:ins>
    </w:p>
    <w:p w14:paraId="29EF0F60" w14:textId="77777777" w:rsidR="00155984" w:rsidRPr="00DA2B92" w:rsidRDefault="00155984" w:rsidP="00155984">
      <w:pPr>
        <w:spacing w:line="360" w:lineRule="auto"/>
        <w:ind w:firstLine="720"/>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 Understood as a musical form rather than overheard speech, the poem invites a different kind of listening.</w:t>
      </w:r>
      <w:r w:rsidRPr="00DA2B92">
        <w:rPr>
          <w:rStyle w:val="EndnoteReference"/>
          <w:rFonts w:ascii="Times" w:hAnsi="Times"/>
          <w:iCs/>
          <w:color w:val="000000" w:themeColor="text1"/>
          <w:szCs w:val="28"/>
        </w:rPr>
        <w:endnoteReference w:id="15"/>
      </w:r>
      <w:r w:rsidRPr="00DA2B92">
        <w:rPr>
          <w:rFonts w:ascii="Times" w:hAnsi="Times"/>
          <w:iCs/>
          <w:color w:val="000000" w:themeColor="text1"/>
          <w:szCs w:val="28"/>
        </w:rPr>
        <w:t xml:space="preserve">  </w:t>
      </w:r>
      <w:r w:rsidRPr="00DA2B92">
        <w:rPr>
          <w:rFonts w:ascii="Times" w:hAnsi="Times"/>
          <w:color w:val="000000" w:themeColor="text1"/>
          <w:szCs w:val="28"/>
          <w:lang w:val="en-US" w:eastAsia="zh-CN"/>
        </w:rPr>
        <w:t xml:space="preserve">One which creates effects of volume and marks its shifts between loud and soft in playful ways. New possibilities for interpretation </w:t>
      </w:r>
      <w:proofErr w:type="gramStart"/>
      <w:r w:rsidRPr="00DA2B92">
        <w:rPr>
          <w:rFonts w:ascii="Times" w:hAnsi="Times"/>
          <w:color w:val="000000" w:themeColor="text1"/>
          <w:szCs w:val="28"/>
          <w:lang w:val="en-US" w:eastAsia="zh-CN"/>
        </w:rPr>
        <w:t>open up</w:t>
      </w:r>
      <w:proofErr w:type="gramEnd"/>
      <w:r w:rsidRPr="00DA2B92">
        <w:rPr>
          <w:rFonts w:ascii="Times" w:hAnsi="Times"/>
          <w:color w:val="000000" w:themeColor="text1"/>
          <w:szCs w:val="28"/>
          <w:lang w:val="en-US" w:eastAsia="zh-CN"/>
        </w:rPr>
        <w:t xml:space="preserve"> if </w:t>
      </w:r>
      <w:r w:rsidRPr="00DA2B92">
        <w:rPr>
          <w:rFonts w:ascii="Times" w:hAnsi="Times"/>
          <w:color w:val="000000" w:themeColor="text1"/>
          <w:szCs w:val="28"/>
        </w:rPr>
        <w:t xml:space="preserve">we think of it not in terms of its orality, as a Conversation poem, to use Abram’s term, but in </w:t>
      </w:r>
      <w:commentRangeStart w:id="63"/>
      <w:commentRangeStart w:id="64"/>
      <w:r w:rsidRPr="00DA2B92">
        <w:rPr>
          <w:rFonts w:ascii="Times" w:hAnsi="Times"/>
          <w:color w:val="000000" w:themeColor="text1"/>
          <w:szCs w:val="28"/>
        </w:rPr>
        <w:lastRenderedPageBreak/>
        <w:t>terms of aurality, as a listening poem</w:t>
      </w:r>
      <w:commentRangeEnd w:id="63"/>
      <w:r>
        <w:commentReference w:id="63"/>
      </w:r>
      <w:commentRangeEnd w:id="64"/>
      <w:r>
        <w:commentReference w:id="64"/>
      </w:r>
      <w:r w:rsidRPr="00DA2B92">
        <w:rPr>
          <w:rFonts w:ascii="Times" w:hAnsi="Times"/>
          <w:color w:val="000000" w:themeColor="text1"/>
          <w:szCs w:val="28"/>
        </w:rPr>
        <w:t xml:space="preserve">. A </w:t>
      </w:r>
      <w:r w:rsidRPr="00DA2B92">
        <w:rPr>
          <w:rFonts w:ascii="Times" w:hAnsi="Times"/>
          <w:color w:val="000000" w:themeColor="text1"/>
          <w:szCs w:val="28"/>
          <w:lang w:val="en-US" w:eastAsia="zh-CN"/>
        </w:rPr>
        <w:t xml:space="preserve">poem which meditates on the experience of listening not just to the sound of a voice, but to the sounds of the non-human, the owls, the fire, the quiet itself.  And it creates the effects of quiet through </w:t>
      </w:r>
      <w:proofErr w:type="gramStart"/>
      <w:r w:rsidRPr="00DA2B92">
        <w:rPr>
          <w:rFonts w:ascii="Times" w:hAnsi="Times"/>
          <w:color w:val="000000" w:themeColor="text1"/>
          <w:szCs w:val="28"/>
          <w:lang w:val="en-US" w:eastAsia="zh-CN"/>
        </w:rPr>
        <w:t>particular codes</w:t>
      </w:r>
      <w:proofErr w:type="gramEnd"/>
      <w:r w:rsidRPr="00DA2B92">
        <w:rPr>
          <w:rFonts w:ascii="Times" w:hAnsi="Times"/>
          <w:color w:val="000000" w:themeColor="text1"/>
          <w:szCs w:val="28"/>
          <w:lang w:val="en-US" w:eastAsia="zh-CN"/>
        </w:rPr>
        <w:t xml:space="preserve"> and patterns of sound and meaning.</w:t>
      </w:r>
    </w:p>
    <w:p w14:paraId="532D8FB8"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 xml:space="preserve">If we put pressure on the poem’s acoustic language, its imaginings and </w:t>
      </w:r>
      <w:proofErr w:type="spellStart"/>
      <w:r w:rsidRPr="00DA2B92">
        <w:rPr>
          <w:rFonts w:ascii="Times" w:hAnsi="Times"/>
          <w:color w:val="000000" w:themeColor="text1"/>
          <w:szCs w:val="28"/>
        </w:rPr>
        <w:t>figurings</w:t>
      </w:r>
      <w:proofErr w:type="spellEnd"/>
      <w:r w:rsidRPr="00DA2B92">
        <w:rPr>
          <w:rFonts w:ascii="Times" w:hAnsi="Times"/>
          <w:color w:val="000000" w:themeColor="text1"/>
          <w:szCs w:val="28"/>
        </w:rPr>
        <w:t xml:space="preserve"> of sound, and think not only of the vocal cadences but also other forms and shapes of sound, abstracted from a notion of voice, pattern takes on a new significance.</w:t>
      </w:r>
      <w:r w:rsidRPr="00DA2B92">
        <w:rPr>
          <w:rFonts w:ascii="Times" w:hAnsi="Times"/>
          <w:color w:val="000000" w:themeColor="text1"/>
          <w:szCs w:val="28"/>
          <w:lang w:val="en-US" w:eastAsia="zh-CN"/>
        </w:rPr>
        <w:t xml:space="preserve"> According to </w:t>
      </w:r>
      <w:r w:rsidRPr="00DA2B92">
        <w:rPr>
          <w:rFonts w:ascii="Times" w:hAnsi="Times"/>
          <w:color w:val="000000" w:themeColor="text1"/>
          <w:szCs w:val="28"/>
        </w:rPr>
        <w:t xml:space="preserve">Marjorie Levinson, attending to visual pattern is a neglected key to understanding the poem. In a recent study she “seeks to shift the sensory register of criticism of the poem from its traditional emphasis on the acoustic to a new appreciation of </w:t>
      </w:r>
      <w:commentRangeStart w:id="65"/>
      <w:commentRangeStart w:id="66"/>
      <w:r w:rsidRPr="00DA2B92">
        <w:rPr>
          <w:rFonts w:ascii="Times" w:hAnsi="Times"/>
          <w:color w:val="000000" w:themeColor="text1"/>
          <w:szCs w:val="28"/>
        </w:rPr>
        <w:t>the visible” (Levinson, 2018</w:t>
      </w:r>
      <w:r>
        <w:rPr>
          <w:rFonts w:ascii="Times" w:hAnsi="Times"/>
          <w:color w:val="000000" w:themeColor="text1"/>
          <w:szCs w:val="28"/>
        </w:rPr>
        <w:t>: Abstract, “Parsing the Frost”, online version</w:t>
      </w:r>
      <w:r w:rsidRPr="00DA2B92">
        <w:rPr>
          <w:rFonts w:ascii="Times" w:hAnsi="Times"/>
          <w:color w:val="000000" w:themeColor="text1"/>
          <w:szCs w:val="28"/>
        </w:rPr>
        <w:t>).</w:t>
      </w:r>
      <w:commentRangeEnd w:id="65"/>
      <w:r>
        <w:commentReference w:id="65"/>
      </w:r>
      <w:commentRangeEnd w:id="66"/>
      <w:r>
        <w:commentReference w:id="66"/>
      </w:r>
      <w:r w:rsidRPr="00DA2B92">
        <w:rPr>
          <w:rFonts w:ascii="Times" w:hAnsi="Times"/>
          <w:color w:val="000000" w:themeColor="text1"/>
          <w:szCs w:val="28"/>
        </w:rPr>
        <w:t xml:space="preserve">  </w:t>
      </w:r>
      <w:r w:rsidRPr="00DA2B92">
        <w:rPr>
          <w:rFonts w:ascii="Times" w:hAnsi="Times"/>
          <w:color w:val="000000" w:themeColor="text1"/>
          <w:szCs w:val="28"/>
          <w:lang w:val="en-US" w:eastAsia="zh-CN"/>
        </w:rPr>
        <w:t xml:space="preserve">She </w:t>
      </w:r>
      <w:r>
        <w:rPr>
          <w:rFonts w:ascii="Times" w:hAnsi="Times"/>
          <w:color w:val="000000" w:themeColor="text1"/>
          <w:szCs w:val="28"/>
          <w:lang w:val="en-US" w:eastAsia="zh-CN"/>
        </w:rPr>
        <w:t xml:space="preserve">emphasizes </w:t>
      </w:r>
      <w:r w:rsidRPr="00DA2B92">
        <w:rPr>
          <w:rFonts w:ascii="Times" w:hAnsi="Times"/>
          <w:color w:val="000000" w:themeColor="text1"/>
          <w:szCs w:val="28"/>
          <w:lang w:val="en-US" w:eastAsia="zh-CN"/>
        </w:rPr>
        <w:t>the poems’ visuality, rather than the acoustic</w:t>
      </w:r>
      <w:r>
        <w:rPr>
          <w:rFonts w:ascii="Times" w:hAnsi="Times"/>
          <w:color w:val="000000" w:themeColor="text1"/>
          <w:szCs w:val="28"/>
          <w:lang w:val="en-US" w:eastAsia="zh-CN"/>
        </w:rPr>
        <w:t xml:space="preserve"> qualities and expression</w:t>
      </w:r>
      <w:r w:rsidRPr="00DA2B92">
        <w:rPr>
          <w:rFonts w:ascii="Times" w:hAnsi="Times"/>
          <w:color w:val="000000" w:themeColor="text1"/>
          <w:szCs w:val="28"/>
          <w:lang w:val="en-US" w:eastAsia="zh-CN"/>
        </w:rPr>
        <w:t xml:space="preserve">. I would push this further and argue that Coleridge is deeply interested in the </w:t>
      </w:r>
      <w:r w:rsidRPr="006965E5">
        <w:rPr>
          <w:rFonts w:ascii="Times" w:hAnsi="Times"/>
          <w:i/>
          <w:iCs/>
          <w:color w:val="000000" w:themeColor="text1"/>
          <w:szCs w:val="28"/>
          <w:lang w:val="en-US" w:eastAsia="zh-CN"/>
        </w:rPr>
        <w:t>relation</w:t>
      </w:r>
      <w:r w:rsidRPr="00DA2B92">
        <w:rPr>
          <w:rFonts w:ascii="Times" w:hAnsi="Times"/>
          <w:color w:val="000000" w:themeColor="text1"/>
          <w:szCs w:val="28"/>
          <w:lang w:val="en-US" w:eastAsia="zh-CN"/>
        </w:rPr>
        <w:t xml:space="preserve"> and the </w:t>
      </w:r>
      <w:r w:rsidRPr="006965E5">
        <w:rPr>
          <w:rFonts w:ascii="Times" w:hAnsi="Times"/>
          <w:i/>
          <w:iCs/>
          <w:color w:val="000000" w:themeColor="text1"/>
          <w:szCs w:val="28"/>
          <w:lang w:val="en-US" w:eastAsia="zh-CN"/>
        </w:rPr>
        <w:t>dynamics</w:t>
      </w:r>
      <w:r w:rsidRPr="00DA2B92">
        <w:rPr>
          <w:rFonts w:ascii="Times" w:hAnsi="Times"/>
          <w:color w:val="000000" w:themeColor="text1"/>
          <w:szCs w:val="28"/>
          <w:lang w:val="en-US" w:eastAsia="zh-CN"/>
        </w:rPr>
        <w:t xml:space="preserve"> between the visual and the acoustic but also between the visual and the aural. </w:t>
      </w:r>
      <w:r w:rsidRPr="00DA2B92">
        <w:rPr>
          <w:rFonts w:ascii="Times" w:hAnsi="Times"/>
          <w:color w:val="000000" w:themeColor="text1"/>
          <w:szCs w:val="28"/>
        </w:rPr>
        <w:t xml:space="preserve">Patterns can be heard as well as seen. Throughout the poem, Coleridge plays with the way visual and acoustic dimensions are intimately related. This is in part because the poem is written with a sense of its own </w:t>
      </w:r>
      <w:r w:rsidRPr="00DA2B92">
        <w:rPr>
          <w:rFonts w:ascii="Times" w:hAnsi="Times" w:cs="Times New Roman (Body CS)"/>
          <w:color w:val="000000" w:themeColor="text1"/>
          <w:szCs w:val="28"/>
        </w:rPr>
        <w:t xml:space="preserve">mode of </w:t>
      </w:r>
      <w:r w:rsidRPr="00DA2B92">
        <w:rPr>
          <w:rFonts w:ascii="Times" w:hAnsi="Times"/>
          <w:color w:val="000000" w:themeColor="text1"/>
          <w:szCs w:val="28"/>
        </w:rPr>
        <w:t xml:space="preserve">reception in mind: that is to say, Coleridge was keenly aware that it might be read in silence, and so was especially thoughtful about how sound might be represented in print patterns, on the page. </w:t>
      </w:r>
    </w:p>
    <w:p w14:paraId="15EF6861" w14:textId="77777777" w:rsidR="00155984" w:rsidRPr="00DA2B92" w:rsidRDefault="00155984" w:rsidP="00155984">
      <w:pPr>
        <w:spacing w:line="360" w:lineRule="auto"/>
        <w:ind w:firstLine="720"/>
        <w:rPr>
          <w:rFonts w:ascii="Times" w:hAnsi="Times"/>
          <w:color w:val="000000" w:themeColor="text1"/>
          <w:szCs w:val="28"/>
          <w:lang w:val="en-US" w:eastAsia="zh-CN"/>
        </w:rPr>
      </w:pPr>
      <w:r w:rsidRPr="00DA2B92">
        <w:rPr>
          <w:rFonts w:ascii="Times" w:hAnsi="Times"/>
          <w:color w:val="000000" w:themeColor="text1"/>
          <w:szCs w:val="28"/>
          <w:lang w:val="en-US" w:eastAsia="zh-CN"/>
        </w:rPr>
        <w:t>There is a curious play between eye and ear, for instance, in the poem’s concluding lines:</w:t>
      </w:r>
    </w:p>
    <w:p w14:paraId="1C83FF3F" w14:textId="77777777" w:rsidR="00155984" w:rsidRPr="00DA2B92" w:rsidRDefault="00155984" w:rsidP="002232B7">
      <w:pPr>
        <w:ind w:firstLine="720"/>
        <w:rPr>
          <w:rFonts w:ascii="Times" w:hAnsi="Times"/>
          <w:color w:val="000000" w:themeColor="text1"/>
          <w:szCs w:val="28"/>
        </w:rPr>
      </w:pPr>
      <w:r>
        <w:rPr>
          <w:rFonts w:ascii="Times" w:hAnsi="Times"/>
          <w:color w:val="000000" w:themeColor="text1"/>
          <w:szCs w:val="28"/>
        </w:rPr>
        <w:t xml:space="preserve">[…] </w:t>
      </w:r>
      <w:r w:rsidRPr="00DA2B92">
        <w:rPr>
          <w:rFonts w:ascii="Times" w:hAnsi="Times"/>
          <w:color w:val="000000" w:themeColor="text1"/>
          <w:szCs w:val="28"/>
        </w:rPr>
        <w:t xml:space="preserve">whether the eave-drops fall </w:t>
      </w:r>
    </w:p>
    <w:p w14:paraId="0EE3DB99" w14:textId="77777777" w:rsidR="00155984" w:rsidRPr="00DA2B92" w:rsidRDefault="00155984" w:rsidP="002232B7">
      <w:pPr>
        <w:ind w:firstLine="720"/>
        <w:rPr>
          <w:rFonts w:ascii="Times" w:hAnsi="Times"/>
          <w:color w:val="000000" w:themeColor="text1"/>
          <w:szCs w:val="28"/>
          <w:lang w:val="en-US"/>
        </w:rPr>
      </w:pPr>
      <w:r w:rsidRPr="00DA2B92">
        <w:rPr>
          <w:rFonts w:ascii="Times" w:hAnsi="Times"/>
          <w:color w:val="000000" w:themeColor="text1"/>
          <w:szCs w:val="28"/>
        </w:rPr>
        <w:t xml:space="preserve">Heard only in the trances of the blast, </w:t>
      </w:r>
    </w:p>
    <w:p w14:paraId="566C298A" w14:textId="77777777" w:rsidR="00155984" w:rsidRPr="00DA2B92" w:rsidRDefault="00155984" w:rsidP="002232B7">
      <w:pPr>
        <w:ind w:firstLine="720"/>
        <w:rPr>
          <w:rFonts w:ascii="Times" w:hAnsi="Times"/>
          <w:color w:val="000000" w:themeColor="text1"/>
          <w:szCs w:val="28"/>
        </w:rPr>
      </w:pPr>
      <w:r w:rsidRPr="00DA2B92">
        <w:rPr>
          <w:rFonts w:ascii="Times" w:hAnsi="Times"/>
          <w:color w:val="000000" w:themeColor="text1"/>
          <w:szCs w:val="28"/>
        </w:rPr>
        <w:t xml:space="preserve">Or if the secret ministry of frost </w:t>
      </w:r>
    </w:p>
    <w:p w14:paraId="0E826C60" w14:textId="77777777" w:rsidR="00155984" w:rsidRPr="00DA2B92" w:rsidRDefault="00155984" w:rsidP="002232B7">
      <w:pPr>
        <w:ind w:firstLine="720"/>
        <w:rPr>
          <w:rFonts w:ascii="Times" w:hAnsi="Times"/>
          <w:color w:val="000000" w:themeColor="text1"/>
          <w:szCs w:val="28"/>
        </w:rPr>
      </w:pPr>
      <w:r w:rsidRPr="00DA2B92">
        <w:rPr>
          <w:rFonts w:ascii="Times" w:hAnsi="Times"/>
          <w:color w:val="000000" w:themeColor="text1"/>
          <w:szCs w:val="28"/>
        </w:rPr>
        <w:t xml:space="preserve">Shall hang them up in silent icicles, </w:t>
      </w:r>
    </w:p>
    <w:p w14:paraId="3C845F2A" w14:textId="77777777" w:rsidR="00155984" w:rsidRPr="00DA2B92" w:rsidRDefault="00155984" w:rsidP="002232B7">
      <w:pPr>
        <w:ind w:firstLine="720"/>
        <w:rPr>
          <w:rFonts w:ascii="Times" w:hAnsi="Times"/>
          <w:color w:val="000000" w:themeColor="text1"/>
          <w:szCs w:val="28"/>
        </w:rPr>
      </w:pPr>
      <w:r w:rsidRPr="00DA2B92">
        <w:rPr>
          <w:rFonts w:ascii="Times" w:hAnsi="Times"/>
          <w:color w:val="000000" w:themeColor="text1"/>
          <w:szCs w:val="28"/>
        </w:rPr>
        <w:t>Quietly shining to the quiet Moon. (ll. 70-74)</w:t>
      </w:r>
    </w:p>
    <w:p w14:paraId="3D43A241" w14:textId="77777777" w:rsidR="00155984" w:rsidRPr="00DA2B92" w:rsidRDefault="00155984" w:rsidP="00155984">
      <w:pPr>
        <w:ind w:hanging="240"/>
        <w:rPr>
          <w:rFonts w:ascii="Times" w:hAnsi="Times"/>
          <w:color w:val="000000" w:themeColor="text1"/>
          <w:szCs w:val="28"/>
        </w:rPr>
      </w:pPr>
    </w:p>
    <w:p w14:paraId="591C12F1" w14:textId="0376A6C9" w:rsidR="00283D55" w:rsidRDefault="00155984" w:rsidP="00155984">
      <w:pPr>
        <w:spacing w:line="360" w:lineRule="auto"/>
        <w:rPr>
          <w:rFonts w:ascii="Times" w:hAnsi="Times"/>
          <w:color w:val="000000" w:themeColor="text1"/>
          <w:szCs w:val="28"/>
          <w:lang w:val="en-US" w:eastAsia="zh-CN"/>
        </w:rPr>
      </w:pPr>
      <w:r w:rsidRPr="00DA2B92">
        <w:rPr>
          <w:rFonts w:ascii="Times" w:hAnsi="Times"/>
          <w:color w:val="000000" w:themeColor="text1"/>
          <w:szCs w:val="28"/>
          <w:lang w:val="en-US" w:eastAsia="zh-CN"/>
        </w:rPr>
        <w:t xml:space="preserve">The beautiful and strange description of a moon shining quietly prompts a question, an imagining, of what a loud shining might sound like. On the one hand, the idea of a “quiet moon” is a folk idiom to describe a new moon, and indeed the poem was written at the time of the new moon. And yet the image is so much more suggestive.  It is “quietly shining to the quiet moon”: that </w:t>
      </w:r>
      <w:proofErr w:type="gramStart"/>
      <w:r w:rsidRPr="00DA2B92">
        <w:rPr>
          <w:rFonts w:ascii="Times" w:hAnsi="Times"/>
          <w:i/>
          <w:iCs/>
          <w:color w:val="000000" w:themeColor="text1"/>
          <w:szCs w:val="28"/>
          <w:lang w:val="en-US" w:eastAsia="zh-CN"/>
        </w:rPr>
        <w:t>quiet</w:t>
      </w:r>
      <w:proofErr w:type="gramEnd"/>
      <w:r w:rsidRPr="00DA2B92">
        <w:rPr>
          <w:rFonts w:ascii="Times" w:hAnsi="Times"/>
          <w:color w:val="000000" w:themeColor="text1"/>
          <w:szCs w:val="28"/>
          <w:lang w:val="en-US" w:eastAsia="zh-CN"/>
        </w:rPr>
        <w:t xml:space="preserve"> repeated in </w:t>
      </w:r>
      <w:r w:rsidRPr="00DA2B92">
        <w:rPr>
          <w:rFonts w:ascii="Times" w:hAnsi="Times"/>
          <w:i/>
          <w:iCs/>
          <w:color w:val="000000" w:themeColor="text1"/>
          <w:szCs w:val="28"/>
          <w:lang w:val="en-US" w:eastAsia="zh-CN"/>
        </w:rPr>
        <w:t>quietly</w:t>
      </w:r>
      <w:r w:rsidRPr="00DA2B92">
        <w:rPr>
          <w:rFonts w:ascii="Times" w:hAnsi="Times"/>
          <w:color w:val="000000" w:themeColor="text1"/>
          <w:szCs w:val="28"/>
          <w:lang w:val="en-US" w:eastAsia="zh-CN"/>
        </w:rPr>
        <w:t xml:space="preserve">, emphatically. An icicle can be silent by imagined contrast: its silence remembers the sound of dripping water before it has frozen into an icicle, or after it thaws. </w:t>
      </w:r>
    </w:p>
    <w:p w14:paraId="7FBE77BC" w14:textId="7551A191" w:rsidR="00F15B29" w:rsidRPr="00DA2B92" w:rsidRDefault="00F15B29" w:rsidP="00F15B29">
      <w:pPr>
        <w:spacing w:line="360" w:lineRule="auto"/>
        <w:ind w:firstLine="720"/>
        <w:rPr>
          <w:rFonts w:ascii="Times" w:hAnsi="Times"/>
          <w:color w:val="000000" w:themeColor="text1"/>
          <w:szCs w:val="28"/>
          <w:lang w:val="en-US" w:eastAsia="zh-CN"/>
        </w:rPr>
      </w:pPr>
      <w:r>
        <w:rPr>
          <w:rFonts w:ascii="Times" w:hAnsi="Times"/>
          <w:color w:val="000000" w:themeColor="text1"/>
          <w:szCs w:val="28"/>
          <w:lang w:val="en-US" w:eastAsia="zh-CN"/>
        </w:rPr>
        <w:t xml:space="preserve">Another example of Coleridge’s interests in the play between eye and ear is </w:t>
      </w:r>
      <w:proofErr w:type="gramStart"/>
      <w:r>
        <w:rPr>
          <w:rFonts w:ascii="Times" w:hAnsi="Times"/>
          <w:color w:val="000000" w:themeColor="text1"/>
          <w:szCs w:val="28"/>
          <w:lang w:val="en-US" w:eastAsia="zh-CN"/>
        </w:rPr>
        <w:t xml:space="preserve">the  </w:t>
      </w:r>
      <w:r w:rsidRPr="00DA2B92">
        <w:rPr>
          <w:rFonts w:ascii="Times" w:hAnsi="Times"/>
          <w:color w:val="000000" w:themeColor="text1"/>
          <w:szCs w:val="28"/>
          <w:lang w:val="en-US" w:eastAsia="zh-CN"/>
        </w:rPr>
        <w:t>visual</w:t>
      </w:r>
      <w:proofErr w:type="gramEnd"/>
      <w:r w:rsidRPr="00DA2B92">
        <w:rPr>
          <w:rFonts w:ascii="Times" w:hAnsi="Times"/>
          <w:color w:val="000000" w:themeColor="text1"/>
          <w:szCs w:val="28"/>
          <w:lang w:val="en-US" w:eastAsia="zh-CN"/>
        </w:rPr>
        <w:t xml:space="preserve"> analog</w:t>
      </w:r>
      <w:r>
        <w:rPr>
          <w:rFonts w:ascii="Times" w:hAnsi="Times"/>
          <w:color w:val="000000" w:themeColor="text1"/>
          <w:szCs w:val="28"/>
          <w:lang w:val="en-US" w:eastAsia="zh-CN"/>
        </w:rPr>
        <w:t>y</w:t>
      </w:r>
      <w:r w:rsidRPr="00DA2B92">
        <w:rPr>
          <w:rFonts w:ascii="Times" w:hAnsi="Times"/>
          <w:color w:val="000000" w:themeColor="text1"/>
          <w:szCs w:val="28"/>
          <w:lang w:val="en-US" w:eastAsia="zh-CN"/>
        </w:rPr>
        <w:t xml:space="preserve"> to musical form</w:t>
      </w:r>
      <w:r>
        <w:rPr>
          <w:rFonts w:ascii="Times" w:hAnsi="Times"/>
          <w:color w:val="000000" w:themeColor="text1"/>
          <w:szCs w:val="28"/>
          <w:lang w:val="en-US" w:eastAsia="zh-CN"/>
        </w:rPr>
        <w:t xml:space="preserve"> </w:t>
      </w:r>
      <w:r w:rsidRPr="00DA2B92">
        <w:rPr>
          <w:rFonts w:ascii="Times" w:hAnsi="Times"/>
          <w:color w:val="000000" w:themeColor="text1"/>
          <w:szCs w:val="28"/>
          <w:lang w:val="en-US" w:eastAsia="zh-CN"/>
        </w:rPr>
        <w:t xml:space="preserve">described by Levinson: the fluttering soot on the grate, she </w:t>
      </w:r>
      <w:r w:rsidRPr="00DA2B92">
        <w:rPr>
          <w:rFonts w:ascii="Times" w:hAnsi="Times"/>
          <w:color w:val="000000" w:themeColor="text1"/>
          <w:szCs w:val="28"/>
          <w:lang w:val="en-US" w:eastAsia="zh-CN"/>
        </w:rPr>
        <w:lastRenderedPageBreak/>
        <w:t xml:space="preserve">argues, </w:t>
      </w:r>
      <w:r>
        <w:rPr>
          <w:rFonts w:ascii="Times" w:hAnsi="Times"/>
          <w:color w:val="000000" w:themeColor="text1"/>
          <w:szCs w:val="28"/>
          <w:lang w:val="en-US" w:eastAsia="zh-CN"/>
        </w:rPr>
        <w:t xml:space="preserve">and suggests visually (in her </w:t>
      </w:r>
      <w:r w:rsidRPr="00002D99">
        <w:rPr>
          <w:rFonts w:ascii="Times" w:hAnsi="Times"/>
          <w:i/>
          <w:iCs/>
          <w:color w:val="000000" w:themeColor="text1"/>
          <w:szCs w:val="28"/>
          <w:lang w:val="en-US" w:eastAsia="zh-CN"/>
        </w:rPr>
        <w:t>fig</w:t>
      </w:r>
      <w:r>
        <w:rPr>
          <w:rFonts w:ascii="Times" w:hAnsi="Times"/>
          <w:color w:val="000000" w:themeColor="text1"/>
          <w:szCs w:val="28"/>
          <w:lang w:val="en-US" w:eastAsia="zh-CN"/>
        </w:rPr>
        <w:t xml:space="preserve">. 7, reproduced below), </w:t>
      </w:r>
      <w:r w:rsidRPr="00DA2B92">
        <w:rPr>
          <w:rFonts w:ascii="Times" w:hAnsi="Times"/>
          <w:color w:val="000000" w:themeColor="text1"/>
          <w:szCs w:val="28"/>
          <w:lang w:val="en-US" w:eastAsia="zh-CN"/>
        </w:rPr>
        <w:t>can be read as a visual representation of a stave with a musical note.</w:t>
      </w:r>
      <w:r>
        <w:rPr>
          <w:rFonts w:ascii="Times" w:hAnsi="Times"/>
          <w:color w:val="000000" w:themeColor="text1"/>
          <w:szCs w:val="28"/>
          <w:lang w:val="en-US" w:eastAsia="zh-CN"/>
        </w:rPr>
        <w:t xml:space="preserve"> </w:t>
      </w:r>
      <w:r w:rsidRPr="00DA2B92">
        <w:rPr>
          <w:rFonts w:ascii="Times" w:hAnsi="Times"/>
          <w:color w:val="000000" w:themeColor="text1"/>
          <w:szCs w:val="28"/>
          <w:lang w:val="en-US" w:eastAsia="zh-CN"/>
        </w:rPr>
        <w:t xml:space="preserve">And to take this further, it is the semiotics of music, the semiotics of sound, that interest Coleridge here. </w:t>
      </w:r>
    </w:p>
    <w:p w14:paraId="79E921B1" w14:textId="77777777" w:rsidR="00F15B29" w:rsidRDefault="00F15B29" w:rsidP="00155984">
      <w:pPr>
        <w:spacing w:line="360" w:lineRule="auto"/>
        <w:rPr>
          <w:rFonts w:ascii="Times" w:hAnsi="Times"/>
          <w:color w:val="000000" w:themeColor="text1"/>
          <w:szCs w:val="28"/>
          <w:lang w:val="en-US" w:eastAsia="zh-CN"/>
        </w:rPr>
      </w:pPr>
    </w:p>
    <w:p w14:paraId="4F468D72" w14:textId="77777777" w:rsidR="00155984" w:rsidRPr="00DA2B92" w:rsidRDefault="00155984" w:rsidP="00155984">
      <w:pPr>
        <w:spacing w:line="360" w:lineRule="auto"/>
        <w:rPr>
          <w:rFonts w:ascii="Times" w:hAnsi="Times"/>
          <w:color w:val="000000" w:themeColor="text1"/>
          <w:szCs w:val="28"/>
          <w:lang w:val="en-US" w:eastAsia="zh-CN"/>
        </w:rPr>
      </w:pPr>
      <w:r>
        <w:rPr>
          <w:rFonts w:ascii="Times" w:hAnsi="Times"/>
          <w:noProof/>
          <w:color w:val="000000" w:themeColor="text1"/>
          <w:szCs w:val="28"/>
          <w:lang w:val="en-US" w:eastAsia="zh-CN"/>
        </w:rPr>
        <w:drawing>
          <wp:inline distT="0" distB="0" distL="0" distR="0" wp14:anchorId="746EF939" wp14:editId="605BF771">
            <wp:extent cx="4822618" cy="5596823"/>
            <wp:effectExtent l="0" t="0" r="381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32577" cy="5608381"/>
                    </a:xfrm>
                    <a:prstGeom prst="rect">
                      <a:avLst/>
                    </a:prstGeom>
                  </pic:spPr>
                </pic:pic>
              </a:graphicData>
            </a:graphic>
          </wp:inline>
        </w:drawing>
      </w:r>
    </w:p>
    <w:p w14:paraId="60AD36A3" w14:textId="77777777" w:rsidR="00155984" w:rsidRPr="00364C6A" w:rsidRDefault="00155984" w:rsidP="00155984">
      <w:pPr>
        <w:spacing w:line="360" w:lineRule="auto"/>
        <w:rPr>
          <w:rFonts w:ascii="Times" w:hAnsi="Times"/>
          <w:b/>
          <w:color w:val="000000" w:themeColor="text1"/>
          <w:szCs w:val="28"/>
          <w:lang w:val="en-US" w:eastAsia="zh-CN"/>
        </w:rPr>
      </w:pPr>
      <w:r w:rsidRPr="00364C6A">
        <w:rPr>
          <w:rFonts w:ascii="Times" w:hAnsi="Times"/>
          <w:b/>
          <w:i/>
          <w:color w:val="000000" w:themeColor="text1"/>
          <w:szCs w:val="28"/>
          <w:lang w:val="en-US" w:eastAsia="zh-CN"/>
        </w:rPr>
        <w:t>Fig</w:t>
      </w:r>
      <w:r w:rsidRPr="00364C6A">
        <w:rPr>
          <w:rFonts w:ascii="Times" w:hAnsi="Times"/>
          <w:b/>
          <w:color w:val="000000" w:themeColor="text1"/>
          <w:szCs w:val="28"/>
          <w:lang w:val="en-US" w:eastAsia="zh-CN"/>
        </w:rPr>
        <w:t xml:space="preserve">. 3, 18th-c fire grate, journal page, musical staff, window frost, Aeolian Harp. </w:t>
      </w:r>
      <w:r w:rsidRPr="00364C6A">
        <w:rPr>
          <w:rFonts w:ascii="Times" w:hAnsi="Times"/>
          <w:b/>
          <w:i/>
          <w:iCs/>
          <w:color w:val="000000" w:themeColor="text1"/>
          <w:szCs w:val="28"/>
          <w:lang w:val="en-US" w:eastAsia="zh-CN"/>
        </w:rPr>
        <w:t>fig. 7</w:t>
      </w:r>
      <w:r w:rsidRPr="00364C6A">
        <w:rPr>
          <w:rFonts w:ascii="Times" w:hAnsi="Times"/>
          <w:b/>
          <w:color w:val="000000" w:themeColor="text1"/>
          <w:szCs w:val="28"/>
          <w:lang w:val="en-US" w:eastAsia="zh-CN"/>
        </w:rPr>
        <w:t xml:space="preserve"> in Levinson, 2018.</w:t>
      </w:r>
    </w:p>
    <w:p w14:paraId="7015FE74" w14:textId="77777777" w:rsidR="00155984" w:rsidRDefault="00155984" w:rsidP="00155984">
      <w:pPr>
        <w:spacing w:line="360" w:lineRule="auto"/>
        <w:rPr>
          <w:rFonts w:ascii="Times" w:hAnsi="Times"/>
          <w:color w:val="000000" w:themeColor="text1"/>
          <w:szCs w:val="28"/>
          <w:lang w:val="en-US" w:eastAsia="zh-CN"/>
        </w:rPr>
      </w:pPr>
    </w:p>
    <w:p w14:paraId="16CF8FEB" w14:textId="77777777" w:rsidR="00155984" w:rsidRPr="00DA2B92" w:rsidRDefault="00155984" w:rsidP="00155984">
      <w:pPr>
        <w:spacing w:line="360" w:lineRule="auto"/>
        <w:rPr>
          <w:rFonts w:ascii="Times" w:hAnsi="Times"/>
          <w:color w:val="000000" w:themeColor="text1"/>
          <w:szCs w:val="28"/>
          <w:lang w:val="en-US" w:eastAsia="zh-CN"/>
        </w:rPr>
      </w:pPr>
      <w:r w:rsidRPr="00DA2B92">
        <w:rPr>
          <w:rFonts w:ascii="Times" w:hAnsi="Times"/>
          <w:color w:val="000000" w:themeColor="text1"/>
          <w:szCs w:val="28"/>
          <w:lang w:val="en-US" w:eastAsia="zh-CN"/>
        </w:rPr>
        <w:t>vii. “the embryo science of acoustics”.</w:t>
      </w:r>
    </w:p>
    <w:p w14:paraId="33D0F3E0"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“Frost at Midnight” is a poem which explores the edges of silence. Coleridge has, as Susan Wolfson notes, an “ear for such limits, of sound suspended” (</w:t>
      </w:r>
      <w:r>
        <w:rPr>
          <w:rFonts w:ascii="Times" w:hAnsi="Times"/>
          <w:color w:val="000000" w:themeColor="text1"/>
          <w:szCs w:val="28"/>
        </w:rPr>
        <w:t xml:space="preserve">Wolfson, 2008: para. 3). </w:t>
      </w:r>
      <w:r w:rsidRPr="00DA2B92">
        <w:rPr>
          <w:rFonts w:ascii="Times" w:hAnsi="Times"/>
          <w:color w:val="000000" w:themeColor="text1"/>
          <w:szCs w:val="28"/>
        </w:rPr>
        <w:t xml:space="preserve">There is an intriguing richness and, at times, an opacity to the poem’s acoustic language which rewards attention, and which, in turn, invites new readings and imaginings of the poem </w:t>
      </w:r>
      <w:r w:rsidRPr="00DA2B92">
        <w:rPr>
          <w:rFonts w:ascii="Times" w:hAnsi="Times"/>
          <w:color w:val="000000" w:themeColor="text1"/>
          <w:szCs w:val="28"/>
        </w:rPr>
        <w:lastRenderedPageBreak/>
        <w:t xml:space="preserve">itself, </w:t>
      </w:r>
      <w:r w:rsidRPr="00DA2B92">
        <w:rPr>
          <w:rFonts w:ascii="Times" w:hAnsi="Times"/>
          <w:iCs/>
          <w:color w:val="000000" w:themeColor="text1"/>
          <w:szCs w:val="28"/>
        </w:rPr>
        <w:t xml:space="preserve">and new possibilities for thinking about the </w:t>
      </w:r>
      <w:proofErr w:type="spellStart"/>
      <w:r w:rsidRPr="00DA2B92">
        <w:rPr>
          <w:rFonts w:ascii="Times" w:hAnsi="Times"/>
          <w:iCs/>
          <w:color w:val="000000" w:themeColor="text1"/>
          <w:szCs w:val="28"/>
        </w:rPr>
        <w:t>quietudes</w:t>
      </w:r>
      <w:proofErr w:type="spellEnd"/>
      <w:r w:rsidRPr="00DA2B92">
        <w:rPr>
          <w:rFonts w:ascii="Times" w:hAnsi="Times"/>
          <w:iCs/>
          <w:color w:val="000000" w:themeColor="text1"/>
          <w:szCs w:val="28"/>
        </w:rPr>
        <w:t xml:space="preserve"> of Romantic Lyric</w:t>
      </w:r>
      <w:r w:rsidRPr="00DA2B92">
        <w:rPr>
          <w:rFonts w:ascii="Times" w:hAnsi="Times"/>
          <w:i/>
          <w:color w:val="000000" w:themeColor="text1"/>
          <w:szCs w:val="28"/>
        </w:rPr>
        <w:t>.</w:t>
      </w:r>
      <w:r w:rsidRPr="00DA2B92">
        <w:rPr>
          <w:rFonts w:ascii="Times" w:hAnsi="Times"/>
          <w:color w:val="000000" w:themeColor="text1"/>
          <w:szCs w:val="28"/>
        </w:rPr>
        <w:t xml:space="preserve"> The poem generates thinking about what it might it mean to shine “quietly</w:t>
      </w:r>
      <w:r w:rsidRPr="00236BDA">
        <w:rPr>
          <w:rFonts w:ascii="Times" w:hAnsi="Times"/>
          <w:color w:val="000000" w:themeColor="text1"/>
          <w:szCs w:val="28"/>
        </w:rPr>
        <w:t>”. And</w:t>
      </w:r>
      <w:r w:rsidRPr="00DA2B92">
        <w:rPr>
          <w:rFonts w:ascii="Times" w:hAnsi="Times"/>
          <w:color w:val="000000" w:themeColor="text1"/>
          <w:szCs w:val="28"/>
        </w:rPr>
        <w:t xml:space="preserve"> about how we might listen to the moon</w:t>
      </w:r>
      <w:r w:rsidRPr="00236BDA">
        <w:rPr>
          <w:rFonts w:ascii="Times" w:hAnsi="Times"/>
          <w:color w:val="000000" w:themeColor="text1"/>
          <w:szCs w:val="28"/>
        </w:rPr>
        <w:t>. And</w:t>
      </w:r>
      <w:r w:rsidRPr="00DA2B92">
        <w:rPr>
          <w:rFonts w:ascii="Times" w:hAnsi="Times"/>
          <w:color w:val="000000" w:themeColor="text1"/>
          <w:szCs w:val="28"/>
        </w:rPr>
        <w:t xml:space="preserve"> about the audibility and inaudibility of dreams. Setting the poem’s sonic and aural </w:t>
      </w:r>
      <w:proofErr w:type="gramStart"/>
      <w:r w:rsidRPr="00DA2B92">
        <w:rPr>
          <w:rFonts w:ascii="Times" w:hAnsi="Times"/>
          <w:color w:val="000000" w:themeColor="text1"/>
          <w:szCs w:val="28"/>
        </w:rPr>
        <w:t>languag</w:t>
      </w:r>
      <w:r>
        <w:rPr>
          <w:rFonts w:ascii="Times" w:hAnsi="Times"/>
          <w:color w:val="000000" w:themeColor="text1"/>
          <w:szCs w:val="28"/>
        </w:rPr>
        <w:t>e</w:t>
      </w:r>
      <w:r w:rsidRPr="00DA2B92">
        <w:rPr>
          <w:rFonts w:ascii="Times" w:hAnsi="Times"/>
          <w:color w:val="000000" w:themeColor="text1"/>
          <w:szCs w:val="28"/>
        </w:rPr>
        <w:t xml:space="preserve">  in</w:t>
      </w:r>
      <w:proofErr w:type="gramEnd"/>
      <w:r w:rsidRPr="00DA2B92">
        <w:rPr>
          <w:rFonts w:ascii="Times" w:hAnsi="Times"/>
          <w:color w:val="000000" w:themeColor="text1"/>
          <w:szCs w:val="28"/>
        </w:rPr>
        <w:t xml:space="preserve"> the context of Coleridge’s wider thinking about sound dynamics and acoustics and its imaginative possibilities, gives us some hints. </w:t>
      </w:r>
    </w:p>
    <w:p w14:paraId="7228B97B" w14:textId="45BFEF6A" w:rsidR="00155984" w:rsidRPr="00364C6A" w:rsidRDefault="00155984" w:rsidP="00155984">
      <w:pPr>
        <w:spacing w:line="360" w:lineRule="auto"/>
        <w:ind w:firstLine="720"/>
        <w:rPr>
          <w:rFonts w:ascii="Times" w:hAnsi="Times"/>
          <w:b/>
          <w:color w:val="000000" w:themeColor="text1"/>
          <w:szCs w:val="28"/>
        </w:rPr>
      </w:pPr>
      <w:r w:rsidRPr="00DA2B92">
        <w:rPr>
          <w:rFonts w:ascii="Times" w:hAnsi="Times"/>
          <w:color w:val="000000" w:themeColor="text1"/>
          <w:szCs w:val="28"/>
        </w:rPr>
        <w:t xml:space="preserve">In 1827, Coleridge read Sir Charles Wheatstone’s </w:t>
      </w:r>
      <w:r>
        <w:rPr>
          <w:rFonts w:ascii="Times" w:hAnsi="Times"/>
          <w:color w:val="000000" w:themeColor="text1"/>
          <w:szCs w:val="28"/>
        </w:rPr>
        <w:t>“</w:t>
      </w:r>
      <w:r w:rsidRPr="00364C6A">
        <w:rPr>
          <w:rFonts w:ascii="Times" w:hAnsi="Times"/>
          <w:color w:val="000000" w:themeColor="text1"/>
          <w:szCs w:val="28"/>
        </w:rPr>
        <w:t>Experiments on Audition</w:t>
      </w:r>
      <w:r>
        <w:rPr>
          <w:rFonts w:ascii="Times" w:hAnsi="Times"/>
          <w:color w:val="000000" w:themeColor="text1"/>
          <w:szCs w:val="28"/>
        </w:rPr>
        <w:t>”</w:t>
      </w:r>
      <w:r w:rsidRPr="00DA2B92">
        <w:rPr>
          <w:rFonts w:ascii="Times" w:hAnsi="Times"/>
          <w:color w:val="000000" w:themeColor="text1"/>
          <w:szCs w:val="28"/>
        </w:rPr>
        <w:t xml:space="preserve"> and was struck by his account of the microphone, an instrument which, he explained</w:t>
      </w:r>
      <w:r>
        <w:rPr>
          <w:rFonts w:ascii="Times" w:hAnsi="Times"/>
          <w:color w:val="000000" w:themeColor="text1"/>
          <w:szCs w:val="28"/>
        </w:rPr>
        <w:t>,</w:t>
      </w:r>
      <w:r w:rsidRPr="00DA2B92">
        <w:rPr>
          <w:rFonts w:ascii="Times" w:hAnsi="Times"/>
          <w:color w:val="000000" w:themeColor="text1"/>
          <w:szCs w:val="28"/>
        </w:rPr>
        <w:t xml:space="preserve"> “rendered audible the weakest sounds”</w:t>
      </w:r>
      <w:r>
        <w:rPr>
          <w:rFonts w:ascii="Times" w:hAnsi="Times"/>
          <w:color w:val="000000" w:themeColor="text1"/>
          <w:szCs w:val="28"/>
        </w:rPr>
        <w:t xml:space="preserve"> (Wheatstone, 1827: 70).</w:t>
      </w:r>
      <w:r>
        <w:rPr>
          <w:rFonts w:ascii="Times" w:hAnsi="Times"/>
          <w:b/>
          <w:color w:val="000000" w:themeColor="text1"/>
          <w:szCs w:val="28"/>
        </w:rPr>
        <w:t xml:space="preserve">  </w:t>
      </w:r>
      <w:r w:rsidRPr="00DA2B92">
        <w:rPr>
          <w:rFonts w:ascii="Times" w:hAnsi="Times"/>
          <w:color w:val="000000" w:themeColor="text1"/>
          <w:szCs w:val="28"/>
        </w:rPr>
        <w:t>Coleridge describes, in</w:t>
      </w:r>
      <w:r>
        <w:rPr>
          <w:rFonts w:ascii="Times" w:hAnsi="Times"/>
          <w:color w:val="000000" w:themeColor="text1"/>
          <w:szCs w:val="28"/>
        </w:rPr>
        <w:t xml:space="preserve"> </w:t>
      </w:r>
      <w:r w:rsidRPr="00DA2B92">
        <w:rPr>
          <w:rFonts w:ascii="Times" w:hAnsi="Times"/>
          <w:i/>
          <w:color w:val="000000" w:themeColor="text1"/>
          <w:szCs w:val="28"/>
        </w:rPr>
        <w:t>Marginalia</w:t>
      </w:r>
      <w:r w:rsidRPr="00DA2B92">
        <w:rPr>
          <w:rFonts w:ascii="Times" w:hAnsi="Times"/>
          <w:color w:val="000000" w:themeColor="text1"/>
          <w:szCs w:val="28"/>
        </w:rPr>
        <w:t xml:space="preserve">, how it sparked a recognition of a “fond and earnest dream project of mine own …with sundry other imaginations in what might be effected in the only embryo </w:t>
      </w:r>
      <w:r>
        <w:rPr>
          <w:rFonts w:ascii="Times" w:hAnsi="Times"/>
          <w:color w:val="000000" w:themeColor="text1"/>
          <w:szCs w:val="28"/>
        </w:rPr>
        <w:t>S</w:t>
      </w:r>
      <w:r w:rsidRPr="00DA2B92">
        <w:rPr>
          <w:rFonts w:ascii="Times" w:hAnsi="Times"/>
          <w:color w:val="000000" w:themeColor="text1"/>
          <w:szCs w:val="28"/>
        </w:rPr>
        <w:t>cience of Acoustics”</w:t>
      </w:r>
      <w:r>
        <w:rPr>
          <w:rFonts w:ascii="Times" w:hAnsi="Times"/>
          <w:color w:val="000000" w:themeColor="text1"/>
          <w:szCs w:val="28"/>
        </w:rPr>
        <w:t xml:space="preserve"> (Coleridge, 2003: 197).</w:t>
      </w:r>
      <w:r w:rsidRPr="00DA2B92">
        <w:rPr>
          <w:rFonts w:ascii="Times" w:hAnsi="Times"/>
          <w:color w:val="000000" w:themeColor="text1"/>
          <w:szCs w:val="28"/>
        </w:rPr>
        <w:t xml:space="preserve">  The science of Acoustics, that “branch of physics concerned with the properties and phenomena of sound, sometimes esp. in relation to hearing or speech.” (</w:t>
      </w:r>
      <w:r w:rsidRPr="00DE010F">
        <w:rPr>
          <w:rFonts w:ascii="Times" w:hAnsi="Times"/>
          <w:i/>
          <w:iCs/>
          <w:color w:val="000000" w:themeColor="text1"/>
          <w:szCs w:val="28"/>
        </w:rPr>
        <w:t>OED</w:t>
      </w:r>
      <w:r w:rsidRPr="00DA2B92">
        <w:rPr>
          <w:rFonts w:ascii="Times" w:hAnsi="Times"/>
          <w:color w:val="000000" w:themeColor="text1"/>
          <w:szCs w:val="28"/>
        </w:rPr>
        <w:t xml:space="preserve">,1), was just over 100 years old when Coleridge scribbled these words.  As his marginal gloss suggests, </w:t>
      </w:r>
      <w:r w:rsidRPr="00FC18C5">
        <w:rPr>
          <w:rFonts w:ascii="Times" w:hAnsi="Times"/>
          <w:i/>
          <w:iCs/>
          <w:color w:val="000000" w:themeColor="text1"/>
          <w:szCs w:val="28"/>
        </w:rPr>
        <w:t>Coleridge’s</w:t>
      </w:r>
      <w:r w:rsidRPr="00DA2B92">
        <w:rPr>
          <w:rFonts w:ascii="Times" w:hAnsi="Times"/>
          <w:color w:val="000000" w:themeColor="text1"/>
          <w:szCs w:val="28"/>
        </w:rPr>
        <w:t xml:space="preserve"> fascination with acoustics was apparent years before </w:t>
      </w:r>
      <w:proofErr w:type="gramStart"/>
      <w:r w:rsidRPr="00DA2B92">
        <w:rPr>
          <w:rFonts w:ascii="Times" w:hAnsi="Times"/>
          <w:color w:val="000000" w:themeColor="text1"/>
          <w:szCs w:val="28"/>
        </w:rPr>
        <w:t>he</w:t>
      </w:r>
      <w:proofErr w:type="gramEnd"/>
      <w:r w:rsidRPr="00DA2B92">
        <w:rPr>
          <w:rFonts w:ascii="Times" w:hAnsi="Times"/>
          <w:color w:val="000000" w:themeColor="text1"/>
          <w:szCs w:val="28"/>
        </w:rPr>
        <w:t xml:space="preserve"> read of Wheatstone’s invention: we find an interest in the properties and phenomena of sound registered in numerous notebook entries and poems</w:t>
      </w:r>
      <w:r>
        <w:rPr>
          <w:rFonts w:ascii="Times" w:hAnsi="Times"/>
          <w:color w:val="000000" w:themeColor="text1"/>
          <w:szCs w:val="28"/>
        </w:rPr>
        <w:t>.</w:t>
      </w:r>
    </w:p>
    <w:p w14:paraId="1F608D1C" w14:textId="2EFF144F" w:rsidR="00155984" w:rsidRDefault="00155984" w:rsidP="00155984">
      <w:pPr>
        <w:spacing w:before="240" w:line="360" w:lineRule="auto"/>
        <w:ind w:firstLine="720"/>
        <w:rPr>
          <w:rFonts w:ascii="Times" w:hAnsi="Times"/>
          <w:color w:val="000000" w:themeColor="text1"/>
          <w:szCs w:val="28"/>
        </w:rPr>
      </w:pPr>
      <w:r w:rsidRPr="00DA2B92">
        <w:rPr>
          <w:rFonts w:ascii="Times" w:hAnsi="Times"/>
          <w:color w:val="000000" w:themeColor="text1"/>
          <w:szCs w:val="28"/>
          <w:lang w:val="en-US" w:eastAsia="zh-CN"/>
        </w:rPr>
        <w:t>We know</w:t>
      </w:r>
      <w:r>
        <w:rPr>
          <w:rFonts w:ascii="Times" w:hAnsi="Times"/>
          <w:color w:val="000000" w:themeColor="text1"/>
          <w:szCs w:val="28"/>
          <w:lang w:val="en-US" w:eastAsia="zh-CN"/>
        </w:rPr>
        <w:t>, for instance, that</w:t>
      </w:r>
      <w:r w:rsidRPr="00DA2B92">
        <w:rPr>
          <w:rFonts w:ascii="Times" w:hAnsi="Times"/>
          <w:color w:val="000000" w:themeColor="text1"/>
          <w:szCs w:val="28"/>
          <w:lang w:val="en-US" w:eastAsia="zh-CN"/>
        </w:rPr>
        <w:t xml:space="preserve"> he was fascinated by the sound experiments of</w:t>
      </w:r>
      <w:r>
        <w:rPr>
          <w:rFonts w:ascii="Times" w:hAnsi="Times"/>
          <w:color w:val="000000" w:themeColor="text1"/>
          <w:szCs w:val="28"/>
          <w:lang w:val="en-US" w:eastAsia="zh-CN"/>
        </w:rPr>
        <w:t xml:space="preserve"> the musician and scientist </w:t>
      </w:r>
      <w:r w:rsidRPr="00DA2B92">
        <w:rPr>
          <w:rFonts w:ascii="Times" w:hAnsi="Times"/>
          <w:color w:val="000000" w:themeColor="text1"/>
          <w:szCs w:val="28"/>
          <w:lang w:val="en-US" w:eastAsia="zh-CN"/>
        </w:rPr>
        <w:t>Ernst Chladni</w:t>
      </w:r>
      <w:r>
        <w:rPr>
          <w:rFonts w:ascii="Times" w:hAnsi="Times"/>
          <w:color w:val="000000" w:themeColor="text1"/>
          <w:szCs w:val="28"/>
          <w:lang w:val="en-US" w:eastAsia="zh-CN"/>
        </w:rPr>
        <w:t xml:space="preserve"> (who was to publish the first textbook on acoustics in 1802)</w:t>
      </w:r>
      <w:r w:rsidRPr="00DA2B92">
        <w:rPr>
          <w:rFonts w:ascii="Times" w:hAnsi="Times"/>
          <w:color w:val="000000" w:themeColor="text1"/>
          <w:szCs w:val="28"/>
          <w:lang w:val="en-US" w:eastAsia="zh-CN"/>
        </w:rPr>
        <w:t>, which seemed to show sound itself making shapes in iron filings.</w:t>
      </w:r>
      <w:r>
        <w:rPr>
          <w:rStyle w:val="EndnoteReference"/>
          <w:rFonts w:ascii="Times" w:hAnsi="Times"/>
          <w:color w:val="000000" w:themeColor="text1"/>
          <w:szCs w:val="28"/>
          <w:lang w:val="en-US" w:eastAsia="zh-CN"/>
        </w:rPr>
        <w:endnoteReference w:id="16"/>
      </w:r>
      <w:r w:rsidRPr="00DA2B92">
        <w:rPr>
          <w:rFonts w:ascii="Times" w:hAnsi="Times"/>
          <w:color w:val="000000" w:themeColor="text1"/>
          <w:szCs w:val="28"/>
          <w:lang w:val="en-US" w:eastAsia="zh-CN"/>
        </w:rPr>
        <w:t xml:space="preserve"> </w:t>
      </w:r>
      <w:r w:rsidRPr="00DA2B92">
        <w:rPr>
          <w:rFonts w:ascii="Times" w:hAnsi="Times"/>
          <w:color w:val="000000" w:themeColor="text1"/>
          <w:szCs w:val="28"/>
        </w:rPr>
        <w:t xml:space="preserve">Chladni drew a bow across the edge of a metal plate covered in sand before exclaiming, as legend has it: ‘The sound is </w:t>
      </w:r>
      <w:r w:rsidRPr="00FC18C5">
        <w:rPr>
          <w:rFonts w:ascii="Times" w:hAnsi="Times"/>
          <w:color w:val="000000" w:themeColor="text1"/>
          <w:szCs w:val="28"/>
        </w:rPr>
        <w:t>painting!’ (</w:t>
      </w:r>
      <w:proofErr w:type="gramStart"/>
      <w:r w:rsidRPr="00FC18C5">
        <w:rPr>
          <w:rFonts w:ascii="Times" w:hAnsi="Times"/>
          <w:color w:val="000000" w:themeColor="text1"/>
          <w:szCs w:val="28"/>
        </w:rPr>
        <w:t>quoted</w:t>
      </w:r>
      <w:proofErr w:type="gramEnd"/>
      <w:r w:rsidRPr="00FC18C5">
        <w:rPr>
          <w:rFonts w:ascii="Times" w:hAnsi="Times"/>
          <w:color w:val="000000" w:themeColor="text1"/>
          <w:szCs w:val="28"/>
        </w:rPr>
        <w:t xml:space="preserve"> in Cox, 2002, p. 14). </w:t>
      </w:r>
      <w:r>
        <w:rPr>
          <w:rFonts w:ascii="Times" w:hAnsi="Times"/>
          <w:color w:val="000000" w:themeColor="text1"/>
          <w:szCs w:val="28"/>
        </w:rPr>
        <w:t xml:space="preserve">The significance of this experiment cannot be overstated: not only did it seem to reveal the material form of </w:t>
      </w:r>
      <w:proofErr w:type="gramStart"/>
      <w:r>
        <w:rPr>
          <w:rFonts w:ascii="Times" w:hAnsi="Times"/>
          <w:color w:val="000000" w:themeColor="text1"/>
          <w:szCs w:val="28"/>
        </w:rPr>
        <w:t>sound, but</w:t>
      </w:r>
      <w:proofErr w:type="gramEnd"/>
      <w:r>
        <w:rPr>
          <w:rFonts w:ascii="Times" w:hAnsi="Times"/>
          <w:color w:val="000000" w:themeColor="text1"/>
          <w:szCs w:val="28"/>
        </w:rPr>
        <w:t xml:space="preserve"> doing so Chladni proved that sound could travel through solid substances and could no longer “be subsumed under the ‘the science of air’ and could be considered a branch of physics in its own right” (</w:t>
      </w:r>
      <w:r>
        <w:t xml:space="preserve">Viktoria Tkaczyk, 2015: 27-56, 27).  </w:t>
      </w:r>
      <w:r w:rsidRPr="00FC18C5">
        <w:rPr>
          <w:rFonts w:ascii="Times" w:hAnsi="Times"/>
          <w:color w:val="000000" w:themeColor="text1"/>
          <w:szCs w:val="28"/>
        </w:rPr>
        <w:t xml:space="preserve">Chladni first published his acoustical figures in German in </w:t>
      </w:r>
      <w:proofErr w:type="gramStart"/>
      <w:r w:rsidRPr="00FC18C5">
        <w:rPr>
          <w:rFonts w:ascii="Times" w:hAnsi="Times"/>
          <w:color w:val="000000" w:themeColor="text1"/>
          <w:szCs w:val="28"/>
        </w:rPr>
        <w:t>1787, and</w:t>
      </w:r>
      <w:proofErr w:type="gramEnd"/>
      <w:r w:rsidRPr="00FC18C5">
        <w:rPr>
          <w:rFonts w:ascii="Times" w:hAnsi="Times"/>
          <w:color w:val="000000" w:themeColor="text1"/>
          <w:szCs w:val="28"/>
        </w:rPr>
        <w:t xml:space="preserve"> gave a copy to the Royal Society in November </w:t>
      </w:r>
      <w:r>
        <w:rPr>
          <w:rFonts w:ascii="Times" w:hAnsi="Times"/>
          <w:color w:val="000000" w:themeColor="text1"/>
          <w:szCs w:val="28"/>
        </w:rPr>
        <w:t>of the same year</w:t>
      </w:r>
      <w:r w:rsidRPr="00FC18C5">
        <w:rPr>
          <w:rFonts w:ascii="Times" w:hAnsi="Times"/>
          <w:color w:val="000000" w:themeColor="text1"/>
          <w:szCs w:val="28"/>
        </w:rPr>
        <w:t xml:space="preserve">.  Coleridge may have read about the experiment in the </w:t>
      </w:r>
      <w:r w:rsidRPr="00FC18C5">
        <w:rPr>
          <w:rFonts w:ascii="Times" w:hAnsi="Times"/>
          <w:i/>
          <w:iCs/>
          <w:color w:val="000000" w:themeColor="text1"/>
          <w:szCs w:val="28"/>
        </w:rPr>
        <w:t xml:space="preserve">Philosophical Magazine </w:t>
      </w:r>
      <w:r w:rsidRPr="00FC18C5">
        <w:rPr>
          <w:rFonts w:ascii="Times" w:hAnsi="Times"/>
          <w:color w:val="000000" w:themeColor="text1"/>
          <w:szCs w:val="28"/>
        </w:rPr>
        <w:t>(3, May 1799, 389-96) in which a translation of  the Jena physics professor Johann Heinrich Voigt’s  1796 account of it (</w:t>
      </w:r>
      <w:r>
        <w:rPr>
          <w:rFonts w:ascii="Times" w:hAnsi="Times"/>
          <w:color w:val="000000" w:themeColor="text1"/>
          <w:szCs w:val="28"/>
        </w:rPr>
        <w:t>“</w:t>
      </w:r>
      <w:proofErr w:type="spellStart"/>
      <w:r w:rsidRPr="00FC18C5">
        <w:rPr>
          <w:rFonts w:ascii="Times" w:hAnsi="Times"/>
          <w:color w:val="000000" w:themeColor="text1"/>
          <w:szCs w:val="28"/>
        </w:rPr>
        <w:t>Beytrag</w:t>
      </w:r>
      <w:proofErr w:type="spellEnd"/>
      <w:r w:rsidRPr="00FC18C5">
        <w:rPr>
          <w:rFonts w:ascii="Times" w:hAnsi="Times"/>
          <w:color w:val="000000" w:themeColor="text1"/>
          <w:szCs w:val="28"/>
        </w:rPr>
        <w:t xml:space="preserve"> in den </w:t>
      </w:r>
      <w:proofErr w:type="spellStart"/>
      <w:r w:rsidRPr="00FC18C5">
        <w:rPr>
          <w:rFonts w:ascii="Times" w:hAnsi="Times"/>
          <w:color w:val="000000" w:themeColor="text1"/>
          <w:szCs w:val="28"/>
        </w:rPr>
        <w:t>Versuchen</w:t>
      </w:r>
      <w:proofErr w:type="spellEnd"/>
      <w:r w:rsidRPr="00FC18C5">
        <w:rPr>
          <w:rFonts w:ascii="Times" w:hAnsi="Times"/>
          <w:color w:val="000000" w:themeColor="text1"/>
          <w:szCs w:val="28"/>
        </w:rPr>
        <w:t xml:space="preserve"> </w:t>
      </w:r>
      <w:proofErr w:type="spellStart"/>
      <w:r w:rsidRPr="00FC18C5">
        <w:rPr>
          <w:rFonts w:ascii="Times" w:hAnsi="Times"/>
          <w:color w:val="000000" w:themeColor="text1"/>
          <w:szCs w:val="28"/>
        </w:rPr>
        <w:t>über</w:t>
      </w:r>
      <w:proofErr w:type="spellEnd"/>
      <w:r w:rsidRPr="00FC18C5">
        <w:rPr>
          <w:rFonts w:ascii="Times" w:hAnsi="Times"/>
          <w:color w:val="000000" w:themeColor="text1"/>
          <w:szCs w:val="28"/>
        </w:rPr>
        <w:t xml:space="preserve"> die </w:t>
      </w:r>
      <w:proofErr w:type="spellStart"/>
      <w:r w:rsidRPr="00FC18C5">
        <w:rPr>
          <w:rFonts w:ascii="Times" w:hAnsi="Times"/>
          <w:color w:val="000000" w:themeColor="text1"/>
          <w:szCs w:val="28"/>
        </w:rPr>
        <w:t>Klangfiguren</w:t>
      </w:r>
      <w:proofErr w:type="spellEnd"/>
      <w:r w:rsidRPr="00FC18C5">
        <w:rPr>
          <w:rFonts w:ascii="Times" w:hAnsi="Times"/>
          <w:color w:val="000000" w:themeColor="text1"/>
          <w:szCs w:val="28"/>
        </w:rPr>
        <w:t xml:space="preserve"> </w:t>
      </w:r>
      <w:proofErr w:type="spellStart"/>
      <w:r w:rsidRPr="00FC18C5">
        <w:rPr>
          <w:rFonts w:ascii="Times" w:hAnsi="Times"/>
          <w:color w:val="000000" w:themeColor="text1"/>
          <w:szCs w:val="28"/>
        </w:rPr>
        <w:t>schwingender</w:t>
      </w:r>
      <w:proofErr w:type="spellEnd"/>
      <w:r w:rsidRPr="00FC18C5">
        <w:rPr>
          <w:rFonts w:ascii="Times" w:hAnsi="Times"/>
          <w:color w:val="000000" w:themeColor="text1"/>
          <w:szCs w:val="28"/>
        </w:rPr>
        <w:t xml:space="preserve"> </w:t>
      </w:r>
      <w:proofErr w:type="spellStart"/>
      <w:r w:rsidRPr="00FC18C5">
        <w:rPr>
          <w:rFonts w:ascii="Times" w:hAnsi="Times"/>
          <w:color w:val="000000" w:themeColor="text1"/>
          <w:szCs w:val="28"/>
        </w:rPr>
        <w:t>Flächen</w:t>
      </w:r>
      <w:proofErr w:type="spellEnd"/>
      <w:r>
        <w:rPr>
          <w:rFonts w:ascii="Times" w:hAnsi="Times"/>
          <w:color w:val="000000" w:themeColor="text1"/>
          <w:szCs w:val="28"/>
        </w:rPr>
        <w:t>”</w:t>
      </w:r>
      <w:r w:rsidRPr="00FC18C5">
        <w:rPr>
          <w:rFonts w:ascii="Times" w:hAnsi="Times"/>
          <w:color w:val="000000" w:themeColor="text1"/>
          <w:szCs w:val="28"/>
        </w:rPr>
        <w:t xml:space="preserve">, </w:t>
      </w:r>
      <w:proofErr w:type="spellStart"/>
      <w:r w:rsidRPr="00FC18C5">
        <w:rPr>
          <w:rFonts w:ascii="Times" w:hAnsi="Times"/>
          <w:i/>
          <w:iCs/>
          <w:color w:val="000000" w:themeColor="text1"/>
          <w:szCs w:val="28"/>
        </w:rPr>
        <w:t>Neues</w:t>
      </w:r>
      <w:proofErr w:type="spellEnd"/>
      <w:r w:rsidRPr="00FC18C5">
        <w:rPr>
          <w:rFonts w:ascii="Times" w:hAnsi="Times"/>
          <w:i/>
          <w:iCs/>
          <w:color w:val="000000" w:themeColor="text1"/>
          <w:szCs w:val="28"/>
        </w:rPr>
        <w:t xml:space="preserve"> Journal der </w:t>
      </w:r>
      <w:proofErr w:type="spellStart"/>
      <w:r w:rsidRPr="00FC18C5">
        <w:rPr>
          <w:rFonts w:ascii="Times" w:hAnsi="Times"/>
          <w:i/>
          <w:iCs/>
          <w:color w:val="000000" w:themeColor="text1"/>
          <w:szCs w:val="28"/>
        </w:rPr>
        <w:t>Physik</w:t>
      </w:r>
      <w:proofErr w:type="spellEnd"/>
      <w:r w:rsidRPr="00FC18C5">
        <w:rPr>
          <w:rFonts w:ascii="Times" w:hAnsi="Times"/>
          <w:color w:val="000000" w:themeColor="text1"/>
          <w:szCs w:val="28"/>
        </w:rPr>
        <w:t xml:space="preserve"> vol. 3, part 4 (1796), 391-399) was published as </w:t>
      </w:r>
      <w:r>
        <w:rPr>
          <w:rFonts w:ascii="Times" w:hAnsi="Times"/>
          <w:color w:val="000000" w:themeColor="text1"/>
          <w:szCs w:val="28"/>
        </w:rPr>
        <w:t>“</w:t>
      </w:r>
      <w:r w:rsidRPr="00FC18C5">
        <w:rPr>
          <w:rFonts w:ascii="Times" w:hAnsi="Times"/>
          <w:color w:val="000000" w:themeColor="text1"/>
          <w:szCs w:val="28"/>
        </w:rPr>
        <w:t>Observations and experiments in regard to the figures formed by sand &amp;c on</w:t>
      </w:r>
      <w:r>
        <w:rPr>
          <w:rFonts w:ascii="Times" w:hAnsi="Times"/>
          <w:b/>
          <w:bCs/>
          <w:color w:val="000000" w:themeColor="text1"/>
          <w:szCs w:val="28"/>
        </w:rPr>
        <w:t xml:space="preserve"> </w:t>
      </w:r>
      <w:r w:rsidRPr="00DA2B92">
        <w:rPr>
          <w:rFonts w:ascii="Times" w:hAnsi="Times"/>
          <w:color w:val="000000" w:themeColor="text1"/>
          <w:szCs w:val="28"/>
        </w:rPr>
        <w:t>vibrating surfaces</w:t>
      </w:r>
      <w:r>
        <w:rPr>
          <w:rFonts w:ascii="Times" w:hAnsi="Times"/>
          <w:color w:val="000000" w:themeColor="text1"/>
          <w:szCs w:val="28"/>
        </w:rPr>
        <w:t>” (</w:t>
      </w:r>
      <w:r w:rsidRPr="00FC18C5">
        <w:rPr>
          <w:rFonts w:ascii="Times" w:hAnsi="Times"/>
          <w:i/>
          <w:iCs/>
          <w:color w:val="000000" w:themeColor="text1"/>
          <w:szCs w:val="28"/>
        </w:rPr>
        <w:t>Philosophical Magazine</w:t>
      </w:r>
      <w:r w:rsidRPr="00DA2B92">
        <w:rPr>
          <w:rFonts w:ascii="Times" w:hAnsi="Times"/>
          <w:color w:val="000000" w:themeColor="text1"/>
          <w:szCs w:val="28"/>
        </w:rPr>
        <w:t>, 3 (May 1799), 389-96, with illustrations</w:t>
      </w:r>
      <w:r>
        <w:rPr>
          <w:rFonts w:ascii="Times" w:hAnsi="Times"/>
          <w:color w:val="000000" w:themeColor="text1"/>
          <w:szCs w:val="28"/>
        </w:rPr>
        <w:t xml:space="preserve">). </w:t>
      </w:r>
      <w:r w:rsidRPr="00DA2B92">
        <w:rPr>
          <w:rFonts w:ascii="Times" w:hAnsi="Times"/>
          <w:color w:val="000000" w:themeColor="text1"/>
          <w:szCs w:val="28"/>
        </w:rPr>
        <w:t xml:space="preserve"> </w:t>
      </w:r>
      <w:r>
        <w:rPr>
          <w:rFonts w:ascii="Times" w:hAnsi="Times"/>
          <w:color w:val="000000" w:themeColor="text1"/>
          <w:szCs w:val="28"/>
        </w:rPr>
        <w:t xml:space="preserve">He </w:t>
      </w:r>
      <w:r w:rsidRPr="00DA2B92">
        <w:rPr>
          <w:rFonts w:ascii="Times" w:hAnsi="Times"/>
          <w:color w:val="000000" w:themeColor="text1"/>
          <w:szCs w:val="28"/>
        </w:rPr>
        <w:t xml:space="preserve">may </w:t>
      </w:r>
      <w:r>
        <w:rPr>
          <w:rFonts w:ascii="Times" w:hAnsi="Times"/>
          <w:color w:val="000000" w:themeColor="text1"/>
          <w:szCs w:val="28"/>
        </w:rPr>
        <w:t xml:space="preserve">also </w:t>
      </w:r>
      <w:r w:rsidRPr="00DA2B92">
        <w:rPr>
          <w:rFonts w:ascii="Times" w:hAnsi="Times"/>
          <w:color w:val="000000" w:themeColor="text1"/>
          <w:szCs w:val="28"/>
        </w:rPr>
        <w:t xml:space="preserve">have read of the experiment in </w:t>
      </w:r>
      <w:r w:rsidRPr="00DA2B92">
        <w:rPr>
          <w:rFonts w:ascii="Times" w:hAnsi="Times"/>
          <w:i/>
          <w:iCs/>
          <w:color w:val="000000" w:themeColor="text1"/>
          <w:szCs w:val="28"/>
        </w:rPr>
        <w:t xml:space="preserve">The Analytic </w:t>
      </w:r>
      <w:r w:rsidRPr="003C10EB">
        <w:rPr>
          <w:rFonts w:ascii="Times" w:hAnsi="Times"/>
          <w:i/>
          <w:iCs/>
          <w:color w:val="000000" w:themeColor="text1"/>
          <w:szCs w:val="28"/>
        </w:rPr>
        <w:t>Review</w:t>
      </w:r>
      <w:r w:rsidRPr="00DA2B92">
        <w:rPr>
          <w:rFonts w:ascii="Times" w:hAnsi="Times"/>
          <w:color w:val="000000" w:themeColor="text1"/>
          <w:szCs w:val="28"/>
        </w:rPr>
        <w:t xml:space="preserve">, volume 1 (July 1788, 371-2). </w:t>
      </w:r>
      <w:r>
        <w:rPr>
          <w:rFonts w:ascii="Times" w:hAnsi="Times"/>
          <w:color w:val="000000" w:themeColor="text1"/>
          <w:szCs w:val="28"/>
        </w:rPr>
        <w:t>Chladni</w:t>
      </w:r>
      <w:r w:rsidRPr="00FC18C5">
        <w:rPr>
          <w:rFonts w:ascii="Times" w:hAnsi="Times"/>
          <w:color w:val="000000" w:themeColor="text1"/>
          <w:szCs w:val="28"/>
        </w:rPr>
        <w:t xml:space="preserve"> toured Europe </w:t>
      </w:r>
      <w:r w:rsidRPr="00FC18C5">
        <w:rPr>
          <w:rFonts w:ascii="Times" w:hAnsi="Times"/>
          <w:color w:val="000000" w:themeColor="text1"/>
          <w:szCs w:val="28"/>
        </w:rPr>
        <w:lastRenderedPageBreak/>
        <w:t xml:space="preserve">conducting performances of the experiment </w:t>
      </w:r>
      <w:r>
        <w:rPr>
          <w:rFonts w:ascii="Times" w:hAnsi="Times"/>
          <w:color w:val="000000" w:themeColor="text1"/>
          <w:szCs w:val="28"/>
        </w:rPr>
        <w:t xml:space="preserve">to enraptured audiences (including Napoleon, in the </w:t>
      </w:r>
      <w:proofErr w:type="spellStart"/>
      <w:r>
        <w:rPr>
          <w:rFonts w:ascii="Times" w:hAnsi="Times"/>
          <w:color w:val="000000" w:themeColor="text1"/>
          <w:szCs w:val="28"/>
        </w:rPr>
        <w:t>Tuilerries</w:t>
      </w:r>
      <w:proofErr w:type="spellEnd"/>
      <w:r>
        <w:rPr>
          <w:rFonts w:ascii="Times" w:hAnsi="Times"/>
          <w:color w:val="000000" w:themeColor="text1"/>
          <w:szCs w:val="28"/>
        </w:rPr>
        <w:t xml:space="preserve"> Palace); </w:t>
      </w:r>
      <w:r w:rsidRPr="00FC18C5">
        <w:rPr>
          <w:rFonts w:ascii="Times" w:hAnsi="Times"/>
          <w:color w:val="000000" w:themeColor="text1"/>
          <w:szCs w:val="28"/>
        </w:rPr>
        <w:t>Coleridge may</w:t>
      </w:r>
      <w:r>
        <w:rPr>
          <w:rFonts w:ascii="Times" w:hAnsi="Times"/>
          <w:color w:val="000000" w:themeColor="text1"/>
          <w:szCs w:val="28"/>
        </w:rPr>
        <w:t xml:space="preserve"> also</w:t>
      </w:r>
      <w:r w:rsidRPr="00FC18C5">
        <w:rPr>
          <w:rFonts w:ascii="Times" w:hAnsi="Times"/>
          <w:color w:val="000000" w:themeColor="text1"/>
          <w:szCs w:val="28"/>
        </w:rPr>
        <w:t xml:space="preserve"> have learned of the sound painting during his visit to Gottingen</w:t>
      </w:r>
      <w:r>
        <w:rPr>
          <w:rStyle w:val="EndnoteReference"/>
          <w:rFonts w:ascii="Times" w:hAnsi="Times"/>
          <w:color w:val="000000" w:themeColor="text1"/>
          <w:szCs w:val="28"/>
        </w:rPr>
        <w:endnoteReference w:id="17"/>
      </w:r>
      <w:r w:rsidRPr="00FC18C5">
        <w:rPr>
          <w:rFonts w:ascii="Times" w:hAnsi="Times"/>
          <w:color w:val="000000" w:themeColor="text1"/>
          <w:szCs w:val="28"/>
        </w:rPr>
        <w:t>, where he studied in 1799, a few years after Chladni had demonstrated the experiment (he had visited Gottingen between December 1792 and early 1793, https://monoskop.org/Ernst</w:t>
      </w:r>
      <w:r>
        <w:rPr>
          <w:rFonts w:ascii="Times" w:hAnsi="Times"/>
          <w:color w:val="000000" w:themeColor="text1"/>
          <w:szCs w:val="28"/>
        </w:rPr>
        <w:t xml:space="preserve"> </w:t>
      </w:r>
      <w:proofErr w:type="gramStart"/>
      <w:r w:rsidRPr="00FC18C5">
        <w:rPr>
          <w:rFonts w:ascii="Times" w:hAnsi="Times"/>
          <w:color w:val="000000" w:themeColor="text1"/>
          <w:szCs w:val="28"/>
        </w:rPr>
        <w:t>Chladni )</w:t>
      </w:r>
      <w:proofErr w:type="gramEnd"/>
      <w:r w:rsidRPr="00FC18C5">
        <w:rPr>
          <w:rFonts w:ascii="Times" w:hAnsi="Times"/>
          <w:color w:val="000000" w:themeColor="text1"/>
          <w:szCs w:val="28"/>
        </w:rPr>
        <w:t xml:space="preserve">. </w:t>
      </w:r>
      <w:r>
        <w:rPr>
          <w:rFonts w:ascii="Times" w:hAnsi="Times"/>
          <w:color w:val="000000" w:themeColor="text1"/>
          <w:szCs w:val="28"/>
        </w:rPr>
        <w:t xml:space="preserve">The experiment was to be popularised in London in 1800 when </w:t>
      </w:r>
      <w:r w:rsidRPr="00FC18C5">
        <w:rPr>
          <w:rFonts w:ascii="Times" w:hAnsi="Times"/>
          <w:color w:val="000000" w:themeColor="text1"/>
          <w:szCs w:val="28"/>
        </w:rPr>
        <w:t xml:space="preserve">Thomas Young </w:t>
      </w:r>
      <w:r>
        <w:rPr>
          <w:rFonts w:ascii="Times" w:hAnsi="Times"/>
          <w:color w:val="000000" w:themeColor="text1"/>
          <w:szCs w:val="28"/>
        </w:rPr>
        <w:t xml:space="preserve">repeated the demonstration to an enthralled audience at The Royal Society. </w:t>
      </w:r>
      <w:r w:rsidRPr="000C10C4">
        <w:rPr>
          <w:rFonts w:ascii="Times" w:hAnsi="Times"/>
          <w:color w:val="000000" w:themeColor="text1"/>
          <w:szCs w:val="28"/>
        </w:rPr>
        <w:t xml:space="preserve">The Chladni figures were part of a wider culture of acoustic spectacle in the early </w:t>
      </w:r>
      <w:r>
        <w:rPr>
          <w:rFonts w:ascii="Times" w:hAnsi="Times"/>
          <w:color w:val="000000" w:themeColor="text1"/>
          <w:szCs w:val="28"/>
        </w:rPr>
        <w:t xml:space="preserve">nineteenth </w:t>
      </w:r>
      <w:r w:rsidRPr="000C10C4">
        <w:rPr>
          <w:rFonts w:ascii="Times" w:hAnsi="Times"/>
          <w:color w:val="000000" w:themeColor="text1"/>
          <w:szCs w:val="28"/>
        </w:rPr>
        <w:t>century. Edward Gillen explains that in “</w:t>
      </w:r>
      <w:r>
        <w:t>London’s fashionable West End … sonorous displays, especially those of a musical nature, combined with philosophical inquiry, provided mystifying and wondrous entertainment” (Gillen</w:t>
      </w:r>
      <w:ins w:id="67" w:author="Mina Gorji" w:date="2022-09-20T10:49:00Z">
        <w:r w:rsidR="00021FCD">
          <w:t>: 2021</w:t>
        </w:r>
      </w:ins>
      <w:r>
        <w:t>, chapter 1, p. 1</w:t>
      </w:r>
      <w:del w:id="68" w:author="Mina Gorji" w:date="2022-09-20T10:49:00Z">
        <w:r w:rsidDel="00021FCD">
          <w:delText xml:space="preserve">, </w:delText>
        </w:r>
      </w:del>
      <w:del w:id="69" w:author="Mina Gorji" w:date="2022-09-20T10:48:00Z">
        <w:r w:rsidDel="00021FCD">
          <w:delText>forthcoming</w:delText>
        </w:r>
      </w:del>
      <w:r>
        <w:t>).</w:t>
      </w:r>
      <w:r w:rsidRPr="00D81927">
        <w:rPr>
          <w:rFonts w:ascii="Times" w:hAnsi="Times"/>
          <w:color w:val="000000" w:themeColor="text1"/>
          <w:szCs w:val="28"/>
        </w:rPr>
        <w:t xml:space="preserve"> He</w:t>
      </w:r>
      <w:r>
        <w:rPr>
          <w:rFonts w:ascii="Times" w:hAnsi="Times"/>
          <w:color w:val="000000" w:themeColor="text1"/>
          <w:szCs w:val="28"/>
        </w:rPr>
        <w:t xml:space="preserve"> argues that</w:t>
      </w:r>
      <w:r w:rsidRPr="00D81927">
        <w:rPr>
          <w:rFonts w:ascii="Times" w:hAnsi="Times"/>
          <w:color w:val="000000" w:themeColor="text1"/>
          <w:szCs w:val="28"/>
        </w:rPr>
        <w:t xml:space="preserve"> </w:t>
      </w:r>
      <w:r w:rsidRPr="00D81927">
        <w:t xml:space="preserve">“Chladni’s acoustic plates provided a rich example of how specialist and non-specialist audiences alike could engage with new scientific ideas from the Continent” (ibid.). </w:t>
      </w:r>
      <w:r w:rsidRPr="00D81927">
        <w:rPr>
          <w:rFonts w:ascii="Times" w:hAnsi="Times"/>
          <w:color w:val="000000" w:themeColor="text1"/>
          <w:szCs w:val="28"/>
        </w:rPr>
        <w:t>While I am not suggesting that Coleridge’s poems of the 1790s were influenced directly by Chladni’s experiments, I want to propose that they</w:t>
      </w:r>
      <w:r>
        <w:rPr>
          <w:rFonts w:ascii="Times" w:hAnsi="Times"/>
          <w:color w:val="000000" w:themeColor="text1"/>
          <w:szCs w:val="28"/>
        </w:rPr>
        <w:t xml:space="preserve"> too</w:t>
      </w:r>
      <w:r w:rsidRPr="00D81927">
        <w:rPr>
          <w:rFonts w:ascii="Times" w:hAnsi="Times"/>
          <w:color w:val="000000" w:themeColor="text1"/>
          <w:szCs w:val="28"/>
        </w:rPr>
        <w:t xml:space="preserve"> register </w:t>
      </w:r>
      <w:r>
        <w:rPr>
          <w:rFonts w:ascii="Times" w:hAnsi="Times"/>
          <w:color w:val="000000" w:themeColor="text1"/>
          <w:szCs w:val="28"/>
        </w:rPr>
        <w:t>a</w:t>
      </w:r>
      <w:r w:rsidRPr="00D81927">
        <w:rPr>
          <w:rFonts w:ascii="Times" w:hAnsi="Times"/>
          <w:color w:val="000000" w:themeColor="text1"/>
          <w:szCs w:val="28"/>
        </w:rPr>
        <w:t xml:space="preserve"> curiosity about what he was to describe as “the Embryo science of acoustics”, which was itself part of a culture of curiosity </w:t>
      </w:r>
      <w:r>
        <w:rPr>
          <w:rFonts w:ascii="Times" w:hAnsi="Times"/>
          <w:color w:val="000000" w:themeColor="text1"/>
          <w:szCs w:val="28"/>
        </w:rPr>
        <w:t>about sound</w:t>
      </w:r>
      <w:r w:rsidRPr="00D81927">
        <w:rPr>
          <w:rFonts w:ascii="Times" w:hAnsi="Times"/>
          <w:color w:val="000000" w:themeColor="text1"/>
          <w:szCs w:val="28"/>
        </w:rPr>
        <w:t xml:space="preserve"> in the Romantic period.</w:t>
      </w:r>
      <w:r w:rsidRPr="00D81927">
        <w:rPr>
          <w:rStyle w:val="EndnoteReference"/>
          <w:rFonts w:ascii="Times" w:hAnsi="Times"/>
          <w:color w:val="000000" w:themeColor="text1"/>
          <w:szCs w:val="28"/>
        </w:rPr>
        <w:endnoteReference w:id="18"/>
      </w:r>
    </w:p>
    <w:p w14:paraId="56123487" w14:textId="77777777" w:rsidR="00155984" w:rsidRDefault="00155984" w:rsidP="00155984">
      <w:pPr>
        <w:spacing w:before="240" w:line="360" w:lineRule="auto"/>
        <w:ind w:firstLine="720"/>
        <w:rPr>
          <w:rFonts w:ascii="Times" w:hAnsi="Times"/>
          <w:color w:val="000000" w:themeColor="text1"/>
          <w:szCs w:val="28"/>
        </w:rPr>
      </w:pPr>
      <w:r w:rsidRPr="00DA2B92">
        <w:rPr>
          <w:rFonts w:ascii="Times" w:hAnsi="Times"/>
          <w:noProof/>
          <w:color w:val="000000" w:themeColor="text1"/>
          <w:szCs w:val="28"/>
        </w:rPr>
        <w:drawing>
          <wp:inline distT="0" distB="0" distL="0" distR="0" wp14:anchorId="43308E15" wp14:editId="38C781EA">
            <wp:extent cx="5731510" cy="3714750"/>
            <wp:effectExtent l="0" t="0" r="0" b="6350"/>
            <wp:docPr id="4" name="Picture 4" descr="How to sculpt sound into Chladni figures : Mak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culpt sound into Chladni figures : Make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4750"/>
                    </a:xfrm>
                    <a:prstGeom prst="rect">
                      <a:avLst/>
                    </a:prstGeom>
                    <a:noFill/>
                    <a:ln>
                      <a:noFill/>
                    </a:ln>
                  </pic:spPr>
                </pic:pic>
              </a:graphicData>
            </a:graphic>
          </wp:inline>
        </w:drawing>
      </w:r>
    </w:p>
    <w:p w14:paraId="1375F237" w14:textId="77777777" w:rsidR="00155984" w:rsidRPr="00364C6A" w:rsidRDefault="00155984" w:rsidP="00155984">
      <w:pPr>
        <w:spacing w:before="240" w:line="360" w:lineRule="auto"/>
        <w:ind w:firstLine="720"/>
        <w:rPr>
          <w:rFonts w:ascii="Times" w:hAnsi="Times"/>
          <w:b/>
          <w:iCs/>
          <w:color w:val="000000" w:themeColor="text1"/>
          <w:szCs w:val="28"/>
        </w:rPr>
      </w:pPr>
      <w:r w:rsidRPr="00364C6A">
        <w:rPr>
          <w:rFonts w:ascii="Times" w:hAnsi="Times"/>
          <w:b/>
          <w:i/>
          <w:iCs/>
          <w:color w:val="000000" w:themeColor="text1"/>
          <w:szCs w:val="28"/>
        </w:rPr>
        <w:t>Fig</w:t>
      </w:r>
      <w:r w:rsidRPr="00364C6A">
        <w:rPr>
          <w:rFonts w:ascii="Times" w:hAnsi="Times"/>
          <w:b/>
          <w:iCs/>
          <w:color w:val="000000" w:themeColor="text1"/>
          <w:szCs w:val="28"/>
        </w:rPr>
        <w:t>. 4, Illustration of Chladni patterns in Ernst Chladni</w:t>
      </w:r>
      <w:r>
        <w:rPr>
          <w:rFonts w:ascii="Times" w:hAnsi="Times"/>
          <w:b/>
          <w:iCs/>
          <w:color w:val="000000" w:themeColor="text1"/>
          <w:szCs w:val="28"/>
        </w:rPr>
        <w:t xml:space="preserve">, </w:t>
      </w:r>
      <w:r w:rsidRPr="00364C6A">
        <w:rPr>
          <w:rFonts w:ascii="Times" w:hAnsi="Times"/>
          <w:b/>
          <w:i/>
          <w:iCs/>
          <w:color w:val="000000" w:themeColor="text1"/>
          <w:szCs w:val="28"/>
        </w:rPr>
        <w:t xml:space="preserve">Die </w:t>
      </w:r>
      <w:proofErr w:type="spellStart"/>
      <w:r w:rsidRPr="00364C6A">
        <w:rPr>
          <w:rFonts w:ascii="Times" w:hAnsi="Times"/>
          <w:b/>
          <w:i/>
          <w:iCs/>
          <w:color w:val="000000" w:themeColor="text1"/>
          <w:szCs w:val="28"/>
        </w:rPr>
        <w:t>Akustik</w:t>
      </w:r>
      <w:proofErr w:type="spellEnd"/>
      <w:r w:rsidRPr="00364C6A">
        <w:rPr>
          <w:rFonts w:ascii="Times" w:hAnsi="Times"/>
          <w:b/>
          <w:iCs/>
          <w:color w:val="000000" w:themeColor="text1"/>
          <w:szCs w:val="28"/>
        </w:rPr>
        <w:t xml:space="preserve"> (1802)</w:t>
      </w:r>
    </w:p>
    <w:p w14:paraId="2ED9F349" w14:textId="77777777" w:rsidR="00155984" w:rsidRPr="00DA2B92" w:rsidRDefault="00155984" w:rsidP="00155984">
      <w:pPr>
        <w:spacing w:before="240" w:line="360" w:lineRule="auto"/>
        <w:ind w:firstLine="720"/>
        <w:rPr>
          <w:rFonts w:ascii="Times" w:hAnsi="Times"/>
          <w:b/>
          <w:i/>
          <w:color w:val="000000" w:themeColor="text1"/>
          <w:szCs w:val="28"/>
          <w:u w:val="single"/>
        </w:rPr>
      </w:pPr>
      <w:r w:rsidRPr="00DA2B92">
        <w:rPr>
          <w:rFonts w:ascii="Times" w:hAnsi="Times"/>
          <w:color w:val="000000" w:themeColor="text1"/>
          <w:szCs w:val="28"/>
        </w:rPr>
        <w:lastRenderedPageBreak/>
        <w:t xml:space="preserve"> </w:t>
      </w:r>
      <w:r>
        <w:rPr>
          <w:rFonts w:ascii="Times" w:hAnsi="Times"/>
          <w:color w:val="000000" w:themeColor="text1"/>
          <w:szCs w:val="28"/>
        </w:rPr>
        <w:t xml:space="preserve">Coleridge’s </w:t>
      </w:r>
      <w:r w:rsidRPr="00DA2B92">
        <w:rPr>
          <w:rFonts w:ascii="Times" w:hAnsi="Times"/>
          <w:color w:val="000000" w:themeColor="text1"/>
          <w:szCs w:val="28"/>
        </w:rPr>
        <w:t>own interest in the semiotics of sound and its representation</w:t>
      </w:r>
      <w:r>
        <w:rPr>
          <w:rFonts w:ascii="Times" w:hAnsi="Times"/>
          <w:color w:val="000000" w:themeColor="text1"/>
          <w:szCs w:val="28"/>
        </w:rPr>
        <w:t xml:space="preserve"> </w:t>
      </w:r>
      <w:r w:rsidRPr="00DA2B92">
        <w:rPr>
          <w:rFonts w:ascii="Times" w:hAnsi="Times"/>
          <w:color w:val="000000" w:themeColor="text1"/>
          <w:szCs w:val="28"/>
        </w:rPr>
        <w:t xml:space="preserve">is </w:t>
      </w:r>
      <w:r>
        <w:rPr>
          <w:rFonts w:ascii="Times" w:hAnsi="Times"/>
          <w:color w:val="000000" w:themeColor="text1"/>
          <w:szCs w:val="28"/>
        </w:rPr>
        <w:t xml:space="preserve">figured </w:t>
      </w:r>
      <w:r w:rsidRPr="00DA2B92">
        <w:rPr>
          <w:rFonts w:ascii="Times" w:hAnsi="Times"/>
          <w:color w:val="000000" w:themeColor="text1"/>
          <w:szCs w:val="28"/>
        </w:rPr>
        <w:t>in the Conversation poems</w:t>
      </w:r>
      <w:r>
        <w:rPr>
          <w:rFonts w:ascii="Times" w:hAnsi="Times"/>
          <w:color w:val="000000" w:themeColor="text1"/>
          <w:szCs w:val="28"/>
        </w:rPr>
        <w:t xml:space="preserve"> and based on his wider interest in science during his stay in Somerset the 1790s</w:t>
      </w:r>
      <w:r w:rsidRPr="00DA2B92">
        <w:rPr>
          <w:rFonts w:ascii="Times" w:hAnsi="Times"/>
          <w:color w:val="000000" w:themeColor="text1"/>
          <w:szCs w:val="28"/>
        </w:rPr>
        <w:t xml:space="preserve">. </w:t>
      </w:r>
      <w:r>
        <w:rPr>
          <w:rFonts w:ascii="Times" w:hAnsi="Times" w:cstheme="majorBidi"/>
          <w:bCs/>
          <w:szCs w:val="28"/>
        </w:rPr>
        <w:t>As Tim Fulford has explained, t</w:t>
      </w:r>
      <w:r w:rsidRPr="00DA2B92">
        <w:rPr>
          <w:rFonts w:ascii="Times" w:hAnsi="Times" w:cstheme="majorBidi"/>
          <w:bCs/>
          <w:szCs w:val="28"/>
        </w:rPr>
        <w:t>he Conversation poems were influenced by and part of a wider culture of scientific enquiry</w:t>
      </w:r>
      <w:r>
        <w:rPr>
          <w:rFonts w:ascii="Times" w:hAnsi="Times" w:cstheme="majorBidi"/>
          <w:bCs/>
          <w:szCs w:val="28"/>
        </w:rPr>
        <w:t xml:space="preserve"> (Fulford, 2018). </w:t>
      </w:r>
      <w:r w:rsidDel="00C0407B">
        <w:rPr>
          <w:rFonts w:ascii="Times" w:hAnsi="Times" w:cstheme="majorBidi"/>
          <w:bCs/>
          <w:szCs w:val="28"/>
        </w:rPr>
        <w:t xml:space="preserve"> </w:t>
      </w:r>
      <w:r>
        <w:rPr>
          <w:rFonts w:ascii="Times" w:hAnsi="Times" w:cstheme="majorBidi"/>
          <w:bCs/>
          <w:szCs w:val="28"/>
        </w:rPr>
        <w:t xml:space="preserve">Pushing Fulford’s argument </w:t>
      </w:r>
      <w:r w:rsidRPr="00DA2B92">
        <w:rPr>
          <w:rFonts w:ascii="Times" w:hAnsi="Times" w:cstheme="majorBidi"/>
          <w:bCs/>
          <w:szCs w:val="28"/>
        </w:rPr>
        <w:t>yet further, we might understand Coleridge’s Conversation poems as articulations of a growing interest in and curiosity not only about</w:t>
      </w:r>
      <w:r>
        <w:rPr>
          <w:rFonts w:ascii="Times" w:hAnsi="Times" w:cstheme="majorBidi"/>
          <w:bCs/>
          <w:szCs w:val="28"/>
        </w:rPr>
        <w:t xml:space="preserve"> the nature of</w:t>
      </w:r>
      <w:r w:rsidRPr="00DA2B92">
        <w:rPr>
          <w:rFonts w:ascii="Times" w:hAnsi="Times" w:cstheme="majorBidi"/>
          <w:bCs/>
          <w:szCs w:val="28"/>
        </w:rPr>
        <w:t xml:space="preserve"> air</w:t>
      </w:r>
      <w:r>
        <w:rPr>
          <w:rFonts w:ascii="Times" w:hAnsi="Times" w:cstheme="majorBidi"/>
          <w:bCs/>
          <w:szCs w:val="28"/>
        </w:rPr>
        <w:t>,</w:t>
      </w:r>
      <w:r w:rsidRPr="00DA2B92">
        <w:rPr>
          <w:rFonts w:ascii="Times" w:hAnsi="Times" w:cstheme="majorBidi"/>
          <w:bCs/>
          <w:szCs w:val="28"/>
        </w:rPr>
        <w:t xml:space="preserve"> but also about </w:t>
      </w:r>
      <w:r>
        <w:rPr>
          <w:rFonts w:ascii="Times" w:hAnsi="Times" w:cstheme="majorBidi"/>
          <w:bCs/>
          <w:szCs w:val="28"/>
        </w:rPr>
        <w:t xml:space="preserve">a </w:t>
      </w:r>
      <w:proofErr w:type="gramStart"/>
      <w:r>
        <w:rPr>
          <w:rFonts w:ascii="Times" w:hAnsi="Times" w:cstheme="majorBidi"/>
          <w:bCs/>
          <w:szCs w:val="28"/>
        </w:rPr>
        <w:t xml:space="preserve">relate </w:t>
      </w:r>
      <w:r w:rsidRPr="00DA2B92">
        <w:rPr>
          <w:rFonts w:ascii="Times" w:hAnsi="Times" w:cstheme="majorBidi"/>
          <w:bCs/>
          <w:szCs w:val="28"/>
        </w:rPr>
        <w:t xml:space="preserve"> </w:t>
      </w:r>
      <w:r>
        <w:rPr>
          <w:rFonts w:ascii="Times" w:hAnsi="Times" w:cstheme="majorBidi"/>
          <w:bCs/>
          <w:szCs w:val="28"/>
        </w:rPr>
        <w:t>field</w:t>
      </w:r>
      <w:proofErr w:type="gramEnd"/>
      <w:r>
        <w:rPr>
          <w:rFonts w:ascii="Times" w:hAnsi="Times" w:cstheme="majorBidi"/>
          <w:bCs/>
          <w:szCs w:val="28"/>
        </w:rPr>
        <w:t xml:space="preserve"> of enquiry, the </w:t>
      </w:r>
      <w:r w:rsidRPr="00DA2B92">
        <w:rPr>
          <w:rFonts w:ascii="Times" w:hAnsi="Times" w:cstheme="majorBidi"/>
          <w:bCs/>
          <w:szCs w:val="28"/>
        </w:rPr>
        <w:t>science of acoustics</w:t>
      </w:r>
      <w:r>
        <w:rPr>
          <w:rFonts w:ascii="Times" w:hAnsi="Times" w:cstheme="majorBidi"/>
          <w:bCs/>
          <w:szCs w:val="28"/>
        </w:rPr>
        <w:t xml:space="preserve">, </w:t>
      </w:r>
      <w:r w:rsidRPr="00DA2B92">
        <w:rPr>
          <w:rFonts w:ascii="Times" w:hAnsi="Times" w:cstheme="majorBidi"/>
          <w:bCs/>
          <w:szCs w:val="28"/>
        </w:rPr>
        <w:t xml:space="preserve">and </w:t>
      </w:r>
      <w:r>
        <w:rPr>
          <w:rFonts w:ascii="Times" w:hAnsi="Times" w:cstheme="majorBidi"/>
          <w:bCs/>
          <w:szCs w:val="28"/>
        </w:rPr>
        <w:t xml:space="preserve">in </w:t>
      </w:r>
      <w:r w:rsidRPr="00DA2B92">
        <w:rPr>
          <w:rFonts w:ascii="Times" w:hAnsi="Times" w:cstheme="majorBidi"/>
          <w:bCs/>
          <w:szCs w:val="28"/>
        </w:rPr>
        <w:t>particular</w:t>
      </w:r>
      <w:r>
        <w:rPr>
          <w:rFonts w:ascii="Times" w:hAnsi="Times" w:cstheme="majorBidi"/>
          <w:bCs/>
          <w:szCs w:val="28"/>
        </w:rPr>
        <w:t>,</w:t>
      </w:r>
      <w:r w:rsidRPr="00DA2B92">
        <w:rPr>
          <w:rFonts w:ascii="Times" w:hAnsi="Times" w:cstheme="majorBidi"/>
          <w:bCs/>
          <w:szCs w:val="28"/>
        </w:rPr>
        <w:t xml:space="preserve"> the </w:t>
      </w:r>
      <w:r>
        <w:rPr>
          <w:rFonts w:ascii="Times" w:hAnsi="Times" w:cstheme="majorBidi"/>
          <w:bCs/>
          <w:szCs w:val="28"/>
        </w:rPr>
        <w:t xml:space="preserve">movement and </w:t>
      </w:r>
      <w:r w:rsidRPr="00DA2B92">
        <w:rPr>
          <w:rFonts w:ascii="Times" w:hAnsi="Times" w:cstheme="majorBidi"/>
          <w:bCs/>
          <w:szCs w:val="28"/>
        </w:rPr>
        <w:t>materiality of sound.</w:t>
      </w:r>
      <w:r>
        <w:rPr>
          <w:rFonts w:ascii="Times" w:hAnsi="Times"/>
          <w:color w:val="000000" w:themeColor="text1"/>
          <w:szCs w:val="28"/>
        </w:rPr>
        <w:t xml:space="preserve"> </w:t>
      </w:r>
      <w:r w:rsidRPr="00DA2B92">
        <w:rPr>
          <w:rFonts w:ascii="Times" w:hAnsi="Times"/>
          <w:color w:val="000000" w:themeColor="text1"/>
          <w:szCs w:val="28"/>
          <w:lang w:val="en-US" w:eastAsia="zh-CN"/>
        </w:rPr>
        <w:t xml:space="preserve">In “Frost at Midnight” this interest was perhaps modulated by his sense of the poems’ </w:t>
      </w:r>
      <w:r w:rsidRPr="00DA2B92">
        <w:rPr>
          <w:rFonts w:ascii="Times" w:hAnsi="Times" w:cs="Times New Roman (Body CS)"/>
          <w:color w:val="000000" w:themeColor="text1"/>
          <w:szCs w:val="28"/>
          <w:lang w:val="en-US" w:eastAsia="zh-CN"/>
        </w:rPr>
        <w:t>expected mode of reception</w:t>
      </w:r>
      <w:r w:rsidRPr="00DA2B92">
        <w:rPr>
          <w:rFonts w:ascii="Times" w:hAnsi="Times"/>
          <w:color w:val="000000" w:themeColor="text1"/>
          <w:szCs w:val="28"/>
          <w:lang w:val="en-US" w:eastAsia="zh-CN"/>
        </w:rPr>
        <w:t xml:space="preserve">: he knew that it was likely to be read in silence, heard only in the mind’s ear. But it is also framed by its occasion, spoken to a sleeping baby who cannot hear him, at least not consciously.  </w:t>
      </w:r>
    </w:p>
    <w:p w14:paraId="7A57000C" w14:textId="77777777" w:rsidR="00155984" w:rsidRPr="00DA2B92" w:rsidRDefault="00155984" w:rsidP="00155984">
      <w:pPr>
        <w:spacing w:line="360" w:lineRule="auto"/>
        <w:rPr>
          <w:rFonts w:ascii="Times" w:hAnsi="Times"/>
          <w:bCs/>
          <w:color w:val="000000" w:themeColor="text1"/>
          <w:szCs w:val="28"/>
        </w:rPr>
      </w:pPr>
      <w:r w:rsidRPr="00DA2B92">
        <w:rPr>
          <w:rFonts w:ascii="Times" w:hAnsi="Times"/>
          <w:b/>
          <w:color w:val="000000" w:themeColor="text1"/>
          <w:szCs w:val="28"/>
        </w:rPr>
        <w:tab/>
      </w:r>
      <w:r w:rsidRPr="00DA2B92">
        <w:rPr>
          <w:rFonts w:ascii="Times" w:hAnsi="Times"/>
          <w:bCs/>
          <w:color w:val="000000" w:themeColor="text1"/>
          <w:szCs w:val="28"/>
        </w:rPr>
        <w:t>The</w:t>
      </w:r>
      <w:r>
        <w:rPr>
          <w:rFonts w:ascii="Times" w:hAnsi="Times"/>
          <w:bCs/>
          <w:color w:val="000000" w:themeColor="text1"/>
          <w:szCs w:val="28"/>
        </w:rPr>
        <w:t xml:space="preserve"> poem’s </w:t>
      </w:r>
      <w:r w:rsidRPr="00DA2B92">
        <w:rPr>
          <w:rFonts w:ascii="Times" w:hAnsi="Times"/>
          <w:bCs/>
          <w:color w:val="000000" w:themeColor="text1"/>
          <w:szCs w:val="28"/>
        </w:rPr>
        <w:t>concluding lines meditate on the sounds and silences of water drops and icicles in a way that puts pressure on the language of listening:</w:t>
      </w:r>
    </w:p>
    <w:p w14:paraId="76A9C5F7" w14:textId="77777777" w:rsidR="00155984" w:rsidRPr="00DA2B92" w:rsidRDefault="00155984" w:rsidP="00155984">
      <w:pPr>
        <w:ind w:hanging="240"/>
        <w:rPr>
          <w:rFonts w:ascii="Times" w:hAnsi="Times"/>
          <w:color w:val="000000" w:themeColor="text1"/>
          <w:szCs w:val="28"/>
        </w:rPr>
      </w:pPr>
    </w:p>
    <w:p w14:paraId="6A1C8D70" w14:textId="77777777" w:rsidR="00155984" w:rsidRPr="00DA2B92" w:rsidRDefault="00155984" w:rsidP="00155984">
      <w:pPr>
        <w:ind w:firstLine="720"/>
        <w:rPr>
          <w:rFonts w:ascii="Times" w:hAnsi="Times"/>
          <w:color w:val="000000" w:themeColor="text1"/>
          <w:szCs w:val="28"/>
        </w:rPr>
      </w:pPr>
      <w:r>
        <w:rPr>
          <w:rFonts w:ascii="Times" w:hAnsi="Times"/>
          <w:color w:val="000000" w:themeColor="text1"/>
          <w:szCs w:val="28"/>
        </w:rPr>
        <w:t xml:space="preserve">[…] </w:t>
      </w:r>
      <w:r w:rsidRPr="00DA2B92">
        <w:rPr>
          <w:rFonts w:ascii="Times" w:hAnsi="Times"/>
          <w:color w:val="000000" w:themeColor="text1"/>
          <w:szCs w:val="28"/>
        </w:rPr>
        <w:t xml:space="preserve">whether the eve-drops fall </w:t>
      </w:r>
    </w:p>
    <w:p w14:paraId="646AF380" w14:textId="77777777" w:rsidR="00155984" w:rsidRPr="00DA2B92" w:rsidRDefault="00155984" w:rsidP="00155984">
      <w:pPr>
        <w:ind w:firstLine="720"/>
        <w:rPr>
          <w:rFonts w:ascii="Times" w:hAnsi="Times"/>
          <w:color w:val="000000" w:themeColor="text1"/>
          <w:szCs w:val="28"/>
          <w:lang w:val="en-US"/>
        </w:rPr>
      </w:pPr>
      <w:r w:rsidRPr="00DA2B92">
        <w:rPr>
          <w:rFonts w:ascii="Times" w:hAnsi="Times"/>
          <w:color w:val="000000" w:themeColor="text1"/>
          <w:szCs w:val="28"/>
        </w:rPr>
        <w:t xml:space="preserve">Heard only in the trances of the blast, </w:t>
      </w:r>
    </w:p>
    <w:p w14:paraId="760C7254" w14:textId="77777777" w:rsidR="00155984" w:rsidRPr="00DA2B92" w:rsidRDefault="00155984" w:rsidP="00155984">
      <w:pPr>
        <w:ind w:left="720"/>
        <w:rPr>
          <w:rFonts w:ascii="Times" w:hAnsi="Times"/>
          <w:color w:val="000000" w:themeColor="text1"/>
          <w:szCs w:val="28"/>
        </w:rPr>
      </w:pPr>
      <w:r w:rsidRPr="00DA2B92">
        <w:rPr>
          <w:rFonts w:ascii="Times" w:hAnsi="Times"/>
          <w:color w:val="000000" w:themeColor="text1"/>
          <w:szCs w:val="28"/>
        </w:rPr>
        <w:t xml:space="preserve">Or if the secret ministry of frost </w:t>
      </w:r>
    </w:p>
    <w:p w14:paraId="568AF1E2" w14:textId="77777777" w:rsidR="00155984" w:rsidRPr="00DA2B92" w:rsidRDefault="00155984" w:rsidP="00155984">
      <w:pPr>
        <w:ind w:firstLine="720"/>
        <w:rPr>
          <w:rFonts w:ascii="Times" w:hAnsi="Times"/>
          <w:color w:val="000000" w:themeColor="text1"/>
          <w:szCs w:val="28"/>
        </w:rPr>
      </w:pPr>
      <w:r w:rsidRPr="00DA2B92">
        <w:rPr>
          <w:rFonts w:ascii="Times" w:hAnsi="Times"/>
          <w:color w:val="000000" w:themeColor="text1"/>
          <w:szCs w:val="28"/>
        </w:rPr>
        <w:t xml:space="preserve">Shall hang them up in silent icicles, </w:t>
      </w:r>
    </w:p>
    <w:p w14:paraId="2B6E3E33" w14:textId="77777777" w:rsidR="00155984" w:rsidRPr="00DA2B92" w:rsidRDefault="00155984" w:rsidP="00155984">
      <w:pPr>
        <w:ind w:firstLine="720"/>
        <w:rPr>
          <w:rFonts w:ascii="Times" w:hAnsi="Times"/>
          <w:color w:val="000000" w:themeColor="text1"/>
          <w:szCs w:val="28"/>
        </w:rPr>
      </w:pPr>
      <w:r w:rsidRPr="00DA2B92">
        <w:rPr>
          <w:rFonts w:ascii="Times" w:hAnsi="Times"/>
          <w:color w:val="000000" w:themeColor="text1"/>
          <w:szCs w:val="28"/>
        </w:rPr>
        <w:t>Quietly shining to the quiet Moon. (ll.70-74)</w:t>
      </w:r>
    </w:p>
    <w:p w14:paraId="3F54EEDD" w14:textId="77777777" w:rsidR="00155984" w:rsidRPr="00DA2B92" w:rsidRDefault="00155984" w:rsidP="00155984">
      <w:pPr>
        <w:spacing w:line="360" w:lineRule="auto"/>
        <w:rPr>
          <w:rFonts w:ascii="Times" w:hAnsi="Times"/>
          <w:color w:val="000000" w:themeColor="text1"/>
          <w:szCs w:val="28"/>
        </w:rPr>
      </w:pPr>
    </w:p>
    <w:p w14:paraId="385C60F0" w14:textId="7165D145"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 xml:space="preserve">The word “silent” invites our listening.  Here, in these lines, or perhaps I should say through these lines, our ears become subtly tuned to the sounds of </w:t>
      </w:r>
      <w:r w:rsidRPr="00DA2B92">
        <w:rPr>
          <w:rFonts w:ascii="Times" w:hAnsi="Times"/>
          <w:i/>
          <w:iCs/>
          <w:color w:val="000000" w:themeColor="text1"/>
          <w:szCs w:val="28"/>
        </w:rPr>
        <w:t>silence</w:t>
      </w:r>
      <w:r w:rsidRPr="00DA2B92">
        <w:rPr>
          <w:rFonts w:ascii="Times" w:hAnsi="Times"/>
          <w:color w:val="000000" w:themeColor="text1"/>
          <w:szCs w:val="28"/>
        </w:rPr>
        <w:t xml:space="preserve"> which shifts gently into </w:t>
      </w:r>
      <w:r w:rsidRPr="00DA2B92">
        <w:rPr>
          <w:rFonts w:ascii="Times" w:hAnsi="Times"/>
          <w:i/>
          <w:iCs/>
          <w:color w:val="000000" w:themeColor="text1"/>
          <w:szCs w:val="28"/>
        </w:rPr>
        <w:t>quiet</w:t>
      </w:r>
      <w:r w:rsidRPr="00DA2B92">
        <w:rPr>
          <w:rFonts w:ascii="Times" w:hAnsi="Times"/>
          <w:color w:val="000000" w:themeColor="text1"/>
          <w:szCs w:val="28"/>
        </w:rPr>
        <w:t>. The line “</w:t>
      </w:r>
      <w:r w:rsidRPr="00DA2B92">
        <w:rPr>
          <w:rFonts w:ascii="Times" w:hAnsi="Times"/>
          <w:i/>
          <w:iCs/>
          <w:color w:val="000000" w:themeColor="text1"/>
          <w:szCs w:val="28"/>
        </w:rPr>
        <w:t>quietly shining to the quiet moon,</w:t>
      </w:r>
      <w:r w:rsidRPr="00DA2B92">
        <w:rPr>
          <w:rFonts w:ascii="Times" w:hAnsi="Times"/>
          <w:color w:val="000000" w:themeColor="text1"/>
          <w:szCs w:val="28"/>
        </w:rPr>
        <w:t xml:space="preserve">” picks up and resounds the </w:t>
      </w:r>
      <w:proofErr w:type="spellStart"/>
      <w:r w:rsidRPr="00DA2B92">
        <w:rPr>
          <w:rFonts w:ascii="Times" w:hAnsi="Times"/>
          <w:i/>
          <w:iCs/>
          <w:color w:val="000000" w:themeColor="text1"/>
          <w:szCs w:val="28"/>
        </w:rPr>
        <w:t>i</w:t>
      </w:r>
      <w:proofErr w:type="spellEnd"/>
      <w:r w:rsidRPr="00DA2B92">
        <w:rPr>
          <w:rFonts w:ascii="Times" w:hAnsi="Times"/>
          <w:i/>
          <w:iCs/>
          <w:color w:val="000000" w:themeColor="text1"/>
          <w:szCs w:val="28"/>
        </w:rPr>
        <w:t xml:space="preserve"> </w:t>
      </w:r>
      <w:r w:rsidRPr="00DA2B92">
        <w:rPr>
          <w:rFonts w:ascii="Times" w:hAnsi="Times"/>
          <w:color w:val="000000" w:themeColor="text1"/>
          <w:szCs w:val="28"/>
        </w:rPr>
        <w:t xml:space="preserve">of </w:t>
      </w:r>
      <w:r w:rsidRPr="00DA2B92">
        <w:rPr>
          <w:rFonts w:ascii="Times" w:hAnsi="Times"/>
          <w:i/>
          <w:iCs/>
          <w:color w:val="000000" w:themeColor="text1"/>
          <w:szCs w:val="28"/>
        </w:rPr>
        <w:t xml:space="preserve">silent icicles, </w:t>
      </w:r>
      <w:r w:rsidRPr="00DA2B92">
        <w:rPr>
          <w:rFonts w:ascii="Times" w:hAnsi="Times"/>
          <w:color w:val="000000" w:themeColor="text1"/>
          <w:szCs w:val="28"/>
        </w:rPr>
        <w:t xml:space="preserve">recalling the sound of that </w:t>
      </w:r>
      <w:r w:rsidRPr="00DA2B92">
        <w:rPr>
          <w:rFonts w:ascii="Times" w:hAnsi="Times"/>
          <w:i/>
          <w:iCs/>
          <w:color w:val="000000" w:themeColor="text1"/>
          <w:szCs w:val="28"/>
        </w:rPr>
        <w:t>silence</w:t>
      </w:r>
      <w:r w:rsidRPr="00DA2B92">
        <w:rPr>
          <w:rFonts w:ascii="Times" w:hAnsi="Times"/>
          <w:color w:val="000000" w:themeColor="text1"/>
          <w:szCs w:val="28"/>
        </w:rPr>
        <w:t xml:space="preserve"> even as it suggests a different sound.  It’s worth noting here that the phrase is not, as it might have been, </w:t>
      </w:r>
      <w:r w:rsidRPr="00DA2B92">
        <w:rPr>
          <w:rFonts w:ascii="Times" w:hAnsi="Times"/>
          <w:i/>
          <w:iCs/>
          <w:color w:val="000000" w:themeColor="text1"/>
          <w:szCs w:val="28"/>
        </w:rPr>
        <w:t xml:space="preserve">silently </w:t>
      </w:r>
      <w:r w:rsidRPr="00DA2B92">
        <w:rPr>
          <w:rFonts w:ascii="Times" w:hAnsi="Times"/>
          <w:color w:val="000000" w:themeColor="text1"/>
          <w:szCs w:val="28"/>
        </w:rPr>
        <w:t>shining</w:t>
      </w:r>
      <w:r w:rsidRPr="00DA2B92">
        <w:rPr>
          <w:rFonts w:ascii="Times" w:hAnsi="Times"/>
          <w:i/>
          <w:iCs/>
          <w:color w:val="000000" w:themeColor="text1"/>
          <w:szCs w:val="28"/>
        </w:rPr>
        <w:t xml:space="preserve"> </w:t>
      </w:r>
      <w:r w:rsidRPr="00DA2B92">
        <w:rPr>
          <w:rFonts w:ascii="Times" w:hAnsi="Times"/>
          <w:color w:val="000000" w:themeColor="text1"/>
          <w:szCs w:val="28"/>
        </w:rPr>
        <w:t>to the</w:t>
      </w:r>
      <w:r w:rsidRPr="00DA2B92">
        <w:rPr>
          <w:rFonts w:ascii="Times" w:hAnsi="Times"/>
          <w:i/>
          <w:iCs/>
          <w:color w:val="000000" w:themeColor="text1"/>
          <w:szCs w:val="28"/>
        </w:rPr>
        <w:t xml:space="preserve"> silent </w:t>
      </w:r>
      <w:r w:rsidRPr="00DA2B92">
        <w:rPr>
          <w:rFonts w:ascii="Times" w:hAnsi="Times"/>
          <w:color w:val="000000" w:themeColor="text1"/>
          <w:szCs w:val="28"/>
        </w:rPr>
        <w:t>moon</w:t>
      </w:r>
      <w:r w:rsidRPr="00DA2B92">
        <w:rPr>
          <w:rFonts w:ascii="Times" w:hAnsi="Times"/>
          <w:i/>
          <w:iCs/>
          <w:color w:val="000000" w:themeColor="text1"/>
          <w:szCs w:val="28"/>
        </w:rPr>
        <w:t xml:space="preserve"> </w:t>
      </w:r>
      <w:r w:rsidRPr="00DA2B92">
        <w:rPr>
          <w:rFonts w:ascii="Times" w:hAnsi="Times"/>
          <w:color w:val="000000" w:themeColor="text1"/>
          <w:szCs w:val="28"/>
        </w:rPr>
        <w:t xml:space="preserve">– but </w:t>
      </w:r>
      <w:r w:rsidRPr="00DA2B92">
        <w:rPr>
          <w:rFonts w:ascii="Times" w:hAnsi="Times"/>
          <w:i/>
          <w:iCs/>
          <w:color w:val="000000" w:themeColor="text1"/>
          <w:szCs w:val="28"/>
        </w:rPr>
        <w:t>quietly</w:t>
      </w:r>
      <w:r w:rsidRPr="00DA2B92">
        <w:rPr>
          <w:rFonts w:ascii="Times" w:hAnsi="Times"/>
          <w:color w:val="000000" w:themeColor="text1"/>
          <w:szCs w:val="28"/>
        </w:rPr>
        <w:t xml:space="preserve"> shining to the </w:t>
      </w:r>
      <w:r w:rsidRPr="00DA2B92">
        <w:rPr>
          <w:rFonts w:ascii="Times" w:hAnsi="Times"/>
          <w:i/>
          <w:color w:val="000000" w:themeColor="text1"/>
          <w:szCs w:val="28"/>
        </w:rPr>
        <w:t>quiet</w:t>
      </w:r>
      <w:r w:rsidRPr="00DA2B92">
        <w:rPr>
          <w:rFonts w:ascii="Times" w:hAnsi="Times"/>
          <w:color w:val="000000" w:themeColor="text1"/>
          <w:szCs w:val="28"/>
        </w:rPr>
        <w:t xml:space="preserve"> moon</w:t>
      </w:r>
      <w:r w:rsidRPr="00DA2B92">
        <w:rPr>
          <w:rFonts w:ascii="Times" w:hAnsi="Times"/>
          <w:i/>
          <w:iCs/>
          <w:color w:val="000000" w:themeColor="text1"/>
          <w:szCs w:val="28"/>
        </w:rPr>
        <w:t>,</w:t>
      </w:r>
      <w:r w:rsidRPr="00DA2B92">
        <w:rPr>
          <w:rFonts w:ascii="Times" w:hAnsi="Times"/>
          <w:color w:val="000000" w:themeColor="text1"/>
          <w:szCs w:val="28"/>
        </w:rPr>
        <w:t xml:space="preserve"> and this difference suggests a thawing of </w:t>
      </w:r>
      <w:r w:rsidRPr="00DA2B92">
        <w:rPr>
          <w:rFonts w:ascii="Times" w:hAnsi="Times"/>
          <w:i/>
          <w:iCs/>
          <w:color w:val="000000" w:themeColor="text1"/>
          <w:szCs w:val="28"/>
        </w:rPr>
        <w:t>silence,</w:t>
      </w:r>
      <w:r w:rsidRPr="00DA2B92">
        <w:rPr>
          <w:rFonts w:ascii="Times" w:hAnsi="Times"/>
          <w:color w:val="000000" w:themeColor="text1"/>
          <w:szCs w:val="28"/>
        </w:rPr>
        <w:t xml:space="preserve"> since </w:t>
      </w:r>
      <w:r w:rsidRPr="00DA2B92">
        <w:rPr>
          <w:rFonts w:ascii="Times" w:hAnsi="Times"/>
          <w:i/>
          <w:iCs/>
          <w:color w:val="000000" w:themeColor="text1"/>
          <w:szCs w:val="28"/>
        </w:rPr>
        <w:t>quiet</w:t>
      </w:r>
      <w:r w:rsidRPr="00DA2B92">
        <w:rPr>
          <w:rFonts w:ascii="Times" w:hAnsi="Times"/>
          <w:color w:val="000000" w:themeColor="text1"/>
          <w:szCs w:val="28"/>
        </w:rPr>
        <w:t xml:space="preserve"> can, but does not always or only, mean silent. Quiet can suggest a low or subdued sound (</w:t>
      </w:r>
      <w:r w:rsidR="00972183" w:rsidRPr="00972183">
        <w:rPr>
          <w:rFonts w:ascii="Times" w:hAnsi="Times"/>
          <w:i/>
          <w:iCs/>
          <w:color w:val="000000" w:themeColor="text1"/>
          <w:szCs w:val="28"/>
        </w:rPr>
        <w:t>OED</w:t>
      </w:r>
      <w:r w:rsidRPr="00DA2B92">
        <w:rPr>
          <w:rFonts w:ascii="Times" w:hAnsi="Times"/>
          <w:color w:val="000000" w:themeColor="text1"/>
          <w:szCs w:val="28"/>
        </w:rPr>
        <w:t xml:space="preserve"> 1A, a, </w:t>
      </w:r>
      <w:proofErr w:type="spellStart"/>
      <w:r w:rsidRPr="00DA2B92">
        <w:rPr>
          <w:rFonts w:ascii="Times" w:hAnsi="Times"/>
          <w:i/>
          <w:iCs/>
          <w:color w:val="000000" w:themeColor="text1"/>
          <w:szCs w:val="28"/>
        </w:rPr>
        <w:t>adj</w:t>
      </w:r>
      <w:proofErr w:type="spellEnd"/>
      <w:r w:rsidRPr="00DA2B92">
        <w:rPr>
          <w:rFonts w:ascii="Times" w:hAnsi="Times"/>
          <w:color w:val="000000" w:themeColor="text1"/>
          <w:szCs w:val="28"/>
        </w:rPr>
        <w:t xml:space="preserve">, “making little sound”; 2a, “making little or no noise”). That repeated word </w:t>
      </w:r>
      <w:r w:rsidRPr="00DA2B92">
        <w:rPr>
          <w:rFonts w:ascii="Times" w:hAnsi="Times"/>
          <w:i/>
          <w:iCs/>
          <w:color w:val="000000" w:themeColor="text1"/>
          <w:szCs w:val="28"/>
        </w:rPr>
        <w:t>quietly</w:t>
      </w:r>
      <w:r w:rsidRPr="00DA2B92">
        <w:rPr>
          <w:rFonts w:ascii="Times" w:hAnsi="Times"/>
          <w:color w:val="000000" w:themeColor="text1"/>
          <w:szCs w:val="28"/>
        </w:rPr>
        <w:t xml:space="preserve"> dims into a shorter </w:t>
      </w:r>
      <w:r w:rsidRPr="00DA2B92">
        <w:rPr>
          <w:rFonts w:ascii="Times" w:hAnsi="Times"/>
          <w:i/>
          <w:iCs/>
          <w:color w:val="000000" w:themeColor="text1"/>
          <w:szCs w:val="28"/>
        </w:rPr>
        <w:t>quiet</w:t>
      </w:r>
      <w:r w:rsidRPr="00DA2B92">
        <w:rPr>
          <w:rFonts w:ascii="Times" w:hAnsi="Times"/>
          <w:color w:val="000000" w:themeColor="text1"/>
          <w:szCs w:val="28"/>
        </w:rPr>
        <w:t>, drawing the ear to listen in, to the possibility of the moon’s quiet sound</w:t>
      </w:r>
      <w:r w:rsidRPr="00DA2B92">
        <w:rPr>
          <w:rFonts w:ascii="Times" w:hAnsi="Times"/>
          <w:i/>
          <w:iCs/>
          <w:color w:val="000000" w:themeColor="text1"/>
          <w:szCs w:val="28"/>
        </w:rPr>
        <w:t>.</w:t>
      </w:r>
      <w:r w:rsidRPr="00DA2B92">
        <w:rPr>
          <w:rFonts w:ascii="Times" w:hAnsi="Times"/>
          <w:color w:val="000000" w:themeColor="text1"/>
          <w:szCs w:val="28"/>
        </w:rPr>
        <w:t xml:space="preserve"> And the line has only 4 stresses instead of the </w:t>
      </w:r>
      <w:proofErr w:type="gramStart"/>
      <w:r w:rsidRPr="00DA2B92">
        <w:rPr>
          <w:rFonts w:ascii="Times" w:hAnsi="Times"/>
          <w:color w:val="000000" w:themeColor="text1"/>
          <w:szCs w:val="28"/>
        </w:rPr>
        <w:t>5</w:t>
      </w:r>
      <w:r>
        <w:rPr>
          <w:rFonts w:ascii="Times" w:hAnsi="Times"/>
          <w:color w:val="000000" w:themeColor="text1"/>
          <w:szCs w:val="28"/>
        </w:rPr>
        <w:t xml:space="preserve"> </w:t>
      </w:r>
      <w:r w:rsidRPr="00DA2B92">
        <w:rPr>
          <w:rFonts w:ascii="Times" w:hAnsi="Times"/>
          <w:color w:val="000000" w:themeColor="text1"/>
          <w:szCs w:val="28"/>
        </w:rPr>
        <w:t>stress</w:t>
      </w:r>
      <w:proofErr w:type="gramEnd"/>
      <w:r w:rsidRPr="00DA2B92">
        <w:rPr>
          <w:rFonts w:ascii="Times" w:hAnsi="Times"/>
          <w:color w:val="000000" w:themeColor="text1"/>
          <w:szCs w:val="28"/>
        </w:rPr>
        <w:t xml:space="preserve"> iambic baseline of the poem, so we are left both with a sense of lack- and anticipation</w:t>
      </w:r>
      <w:ins w:id="70" w:author="Mina Gorji" w:date="2022-09-20T10:50:00Z">
        <w:r w:rsidR="000973CC">
          <w:rPr>
            <w:rFonts w:ascii="Times" w:hAnsi="Times"/>
            <w:color w:val="000000" w:themeColor="text1"/>
            <w:szCs w:val="28"/>
          </w:rPr>
          <w:t xml:space="preserve"> </w:t>
        </w:r>
      </w:ins>
      <w:r w:rsidRPr="00DA2B92">
        <w:rPr>
          <w:rFonts w:ascii="Times" w:hAnsi="Times"/>
          <w:color w:val="000000" w:themeColor="text1"/>
          <w:szCs w:val="28"/>
        </w:rPr>
        <w:t>-</w:t>
      </w:r>
      <w:ins w:id="71" w:author="Mina Gorji" w:date="2022-09-20T10:50:00Z">
        <w:r w:rsidR="000973CC">
          <w:rPr>
            <w:rFonts w:ascii="Times" w:hAnsi="Times"/>
            <w:color w:val="000000" w:themeColor="text1"/>
            <w:szCs w:val="28"/>
          </w:rPr>
          <w:t xml:space="preserve"> </w:t>
        </w:r>
      </w:ins>
      <w:r w:rsidRPr="00DA2B92">
        <w:rPr>
          <w:rFonts w:ascii="Times" w:hAnsi="Times"/>
          <w:color w:val="000000" w:themeColor="text1"/>
          <w:szCs w:val="28"/>
        </w:rPr>
        <w:t xml:space="preserve">listening out for the last stress.  </w:t>
      </w:r>
    </w:p>
    <w:p w14:paraId="4AFFAA0F" w14:textId="77777777" w:rsidR="00155984" w:rsidRPr="00DA2B92" w:rsidRDefault="00155984" w:rsidP="00155984">
      <w:pPr>
        <w:spacing w:line="360" w:lineRule="auto"/>
        <w:ind w:firstLine="720"/>
        <w:rPr>
          <w:rFonts w:ascii="Times" w:hAnsi="Times"/>
          <w:b/>
          <w:bCs/>
          <w:color w:val="000000" w:themeColor="text1"/>
          <w:szCs w:val="28"/>
        </w:rPr>
      </w:pPr>
      <w:r w:rsidRPr="00DA2B92">
        <w:rPr>
          <w:rFonts w:ascii="Times" w:hAnsi="Times"/>
          <w:color w:val="000000" w:themeColor="text1"/>
          <w:szCs w:val="28"/>
        </w:rPr>
        <w:t xml:space="preserve">There’s a sense of diminishing and </w:t>
      </w:r>
      <w:r w:rsidRPr="00DA2B92">
        <w:rPr>
          <w:rFonts w:ascii="Times" w:hAnsi="Times"/>
          <w:i/>
          <w:iCs/>
          <w:color w:val="000000" w:themeColor="text1"/>
          <w:szCs w:val="28"/>
        </w:rPr>
        <w:t>diminuendo</w:t>
      </w:r>
      <w:r w:rsidRPr="00DA2B92">
        <w:rPr>
          <w:rFonts w:ascii="Times" w:hAnsi="Times"/>
          <w:color w:val="000000" w:themeColor="text1"/>
          <w:szCs w:val="28"/>
        </w:rPr>
        <w:t xml:space="preserve">, but also a feeling of completion as “quietly” turns to “quiet,” and as we move from “icicles” to the monosyllabic “moon”. This drawing in suggests both sonic diminuendo and intimacy, despite the great distance of the </w:t>
      </w:r>
      <w:r w:rsidRPr="00DA2B92">
        <w:rPr>
          <w:rFonts w:ascii="Times" w:hAnsi="Times"/>
          <w:color w:val="000000" w:themeColor="text1"/>
          <w:szCs w:val="28"/>
        </w:rPr>
        <w:lastRenderedPageBreak/>
        <w:t xml:space="preserve">moon. </w:t>
      </w:r>
      <w:r w:rsidRPr="00DA2B92">
        <w:rPr>
          <w:rFonts w:ascii="Times" w:hAnsi="Times"/>
          <w:color w:val="000000" w:themeColor="text1"/>
          <w:szCs w:val="28"/>
          <w:lang w:val="en-US" w:eastAsia="zh-CN"/>
        </w:rPr>
        <w:t xml:space="preserve">The icicles are quiet because, unlike the water dropping from the eaves, they no longer splash and make a sound. There is a strange shift of scale and of distance here – one which prompts us to question how a moon might be quiet. </w:t>
      </w:r>
      <w:r w:rsidRPr="00DA2B92">
        <w:rPr>
          <w:rFonts w:ascii="Times" w:hAnsi="Times"/>
          <w:color w:val="000000" w:themeColor="text1"/>
          <w:szCs w:val="28"/>
        </w:rPr>
        <w:t xml:space="preserve">That repeated word “quiet” suggests a kind of proximity —even, that it might be possible to hear the moon, that its sound might be quiet, even as are the nearby icicles. </w:t>
      </w:r>
      <w:r w:rsidRPr="00DA2B92">
        <w:rPr>
          <w:rFonts w:ascii="Times" w:hAnsi="Times"/>
          <w:color w:val="000000" w:themeColor="text1"/>
          <w:szCs w:val="28"/>
          <w:lang w:val="en-US" w:eastAsia="zh-CN"/>
        </w:rPr>
        <w:t xml:space="preserve">The quiet shining of the icicles </w:t>
      </w:r>
      <w:r w:rsidRPr="00DA2B92">
        <w:rPr>
          <w:rFonts w:ascii="Times" w:hAnsi="Times"/>
          <w:i/>
          <w:iCs/>
          <w:color w:val="000000" w:themeColor="text1"/>
          <w:szCs w:val="28"/>
          <w:lang w:val="en-US" w:eastAsia="zh-CN"/>
        </w:rPr>
        <w:t>to</w:t>
      </w:r>
      <w:r w:rsidRPr="00DA2B92">
        <w:rPr>
          <w:rFonts w:ascii="Times" w:hAnsi="Times"/>
          <w:color w:val="000000" w:themeColor="text1"/>
          <w:szCs w:val="28"/>
          <w:lang w:val="en-US" w:eastAsia="zh-CN"/>
        </w:rPr>
        <w:t xml:space="preserve"> the moon is imagined as a form of address, to the listening moon. </w:t>
      </w:r>
      <w:r w:rsidRPr="00DA2B92">
        <w:rPr>
          <w:rFonts w:ascii="Times" w:hAnsi="Times"/>
          <w:color w:val="000000" w:themeColor="text1"/>
          <w:szCs w:val="28"/>
        </w:rPr>
        <w:t xml:space="preserve">These icicles are silent but eloquent: and yet their silence is not eloquent of the self in the way Salome </w:t>
      </w:r>
      <w:proofErr w:type="spellStart"/>
      <w:r w:rsidRPr="00DA2B92">
        <w:rPr>
          <w:rFonts w:ascii="Times" w:hAnsi="Times"/>
          <w:color w:val="000000" w:themeColor="text1"/>
          <w:szCs w:val="28"/>
        </w:rPr>
        <w:t>Voegelin</w:t>
      </w:r>
      <w:proofErr w:type="spellEnd"/>
      <w:r w:rsidRPr="00DA2B92">
        <w:rPr>
          <w:rFonts w:ascii="Times" w:hAnsi="Times"/>
          <w:color w:val="000000" w:themeColor="text1"/>
          <w:szCs w:val="28"/>
        </w:rPr>
        <w:t xml:space="preserve"> proposes. (</w:t>
      </w:r>
      <w:proofErr w:type="spellStart"/>
      <w:r>
        <w:rPr>
          <w:rFonts w:ascii="Times" w:hAnsi="Times"/>
          <w:color w:val="000000" w:themeColor="text1"/>
          <w:szCs w:val="28"/>
        </w:rPr>
        <w:t>Voegelin</w:t>
      </w:r>
      <w:proofErr w:type="spellEnd"/>
      <w:r>
        <w:rPr>
          <w:rFonts w:ascii="Times" w:hAnsi="Times"/>
          <w:color w:val="000000" w:themeColor="text1"/>
          <w:szCs w:val="28"/>
        </w:rPr>
        <w:t xml:space="preserve">, </w:t>
      </w:r>
      <w:r w:rsidRPr="00DA2B92">
        <w:rPr>
          <w:rFonts w:ascii="Times" w:hAnsi="Times"/>
          <w:color w:val="000000" w:themeColor="text1"/>
          <w:szCs w:val="28"/>
        </w:rPr>
        <w:t>2010</w:t>
      </w:r>
      <w:r>
        <w:rPr>
          <w:rFonts w:ascii="Times" w:hAnsi="Times"/>
          <w:color w:val="000000" w:themeColor="text1"/>
          <w:szCs w:val="28"/>
        </w:rPr>
        <w:t xml:space="preserve">: </w:t>
      </w:r>
      <w:r w:rsidRPr="00DA2B92">
        <w:rPr>
          <w:rFonts w:ascii="Times" w:hAnsi="Times"/>
          <w:color w:val="000000" w:themeColor="text1"/>
          <w:szCs w:val="28"/>
        </w:rPr>
        <w:t xml:space="preserve">83). </w:t>
      </w:r>
      <w:r w:rsidRPr="00DA2B92">
        <w:rPr>
          <w:rFonts w:ascii="Times" w:hAnsi="Times"/>
          <w:color w:val="000000" w:themeColor="text1"/>
          <w:szCs w:val="28"/>
          <w:lang w:val="en-US" w:eastAsia="zh-CN"/>
        </w:rPr>
        <w:t xml:space="preserve">Rather, it speaks of the presence of something greater.  As Paul Magnuson puts it, “at the quietest moments of the year when the icicles are frozen in silence, there is a force in the world shining through the icicles.” </w:t>
      </w:r>
      <w:r w:rsidRPr="00DA2B92">
        <w:rPr>
          <w:rStyle w:val="EndnoteReference"/>
          <w:rFonts w:ascii="Times" w:hAnsi="Times"/>
          <w:color w:val="000000" w:themeColor="text1"/>
          <w:szCs w:val="28"/>
          <w:lang w:val="en-US" w:eastAsia="zh-CN"/>
        </w:rPr>
        <w:endnoteReference w:id="19"/>
      </w:r>
      <w:r w:rsidRPr="00DA2B92">
        <w:rPr>
          <w:rFonts w:ascii="Times" w:hAnsi="Times"/>
          <w:color w:val="000000" w:themeColor="text1"/>
          <w:szCs w:val="28"/>
          <w:lang w:val="en-US" w:eastAsia="zh-CN"/>
        </w:rPr>
        <w:t xml:space="preserve"> </w:t>
      </w:r>
      <w:r w:rsidRPr="00DA2B92">
        <w:rPr>
          <w:rFonts w:ascii="Times" w:hAnsi="Times"/>
          <w:iCs/>
          <w:color w:val="000000" w:themeColor="text1"/>
          <w:szCs w:val="28"/>
          <w:lang w:val="en-US" w:eastAsia="zh-CN"/>
        </w:rPr>
        <w:t xml:space="preserve">These silences speak of intimacy </w:t>
      </w:r>
      <w:proofErr w:type="gramStart"/>
      <w:r w:rsidRPr="00DA2B92">
        <w:rPr>
          <w:rFonts w:ascii="Times" w:hAnsi="Times"/>
          <w:iCs/>
          <w:color w:val="000000" w:themeColor="text1"/>
          <w:szCs w:val="28"/>
          <w:lang w:val="en-US" w:eastAsia="zh-CN"/>
        </w:rPr>
        <w:t>and also</w:t>
      </w:r>
      <w:proofErr w:type="gramEnd"/>
      <w:r w:rsidRPr="00DA2B92">
        <w:rPr>
          <w:rFonts w:ascii="Times" w:hAnsi="Times"/>
          <w:iCs/>
          <w:color w:val="000000" w:themeColor="text1"/>
          <w:szCs w:val="28"/>
          <w:lang w:val="en-US" w:eastAsia="zh-CN"/>
        </w:rPr>
        <w:t xml:space="preserve"> of something far more greatly interfused- a force in the world.</w:t>
      </w:r>
    </w:p>
    <w:p w14:paraId="4D2BD73E" w14:textId="77777777" w:rsidR="00155984" w:rsidRPr="00DA2B92" w:rsidRDefault="00155984" w:rsidP="00155984">
      <w:pPr>
        <w:spacing w:line="360" w:lineRule="auto"/>
        <w:ind w:firstLine="720"/>
        <w:rPr>
          <w:rFonts w:ascii="Times" w:hAnsi="Times"/>
          <w:color w:val="000000" w:themeColor="text1"/>
          <w:szCs w:val="28"/>
        </w:rPr>
      </w:pPr>
    </w:p>
    <w:p w14:paraId="25ED3E8A" w14:textId="77777777" w:rsidR="00155984" w:rsidRPr="00DA2B92" w:rsidRDefault="00155984" w:rsidP="00155984">
      <w:pPr>
        <w:spacing w:line="360" w:lineRule="auto"/>
        <w:ind w:firstLine="720"/>
        <w:rPr>
          <w:rFonts w:ascii="Times" w:hAnsi="Times"/>
          <w:color w:val="000000" w:themeColor="text1"/>
          <w:szCs w:val="28"/>
        </w:rPr>
      </w:pPr>
      <w:r w:rsidRPr="00DA2B92">
        <w:rPr>
          <w:rFonts w:ascii="Times" w:hAnsi="Times"/>
          <w:color w:val="000000" w:themeColor="text1"/>
          <w:szCs w:val="28"/>
        </w:rPr>
        <w:t>viii. Conclusion</w:t>
      </w:r>
    </w:p>
    <w:p w14:paraId="198505E2" w14:textId="77777777" w:rsidR="00155984" w:rsidRPr="00DA2B92" w:rsidRDefault="00155984" w:rsidP="00155984">
      <w:pPr>
        <w:spacing w:line="360" w:lineRule="auto"/>
        <w:rPr>
          <w:rFonts w:ascii="Times" w:hAnsi="Times"/>
          <w:color w:val="000000" w:themeColor="text1"/>
          <w:szCs w:val="28"/>
        </w:rPr>
      </w:pPr>
    </w:p>
    <w:p w14:paraId="1F3F6919" w14:textId="77777777" w:rsidR="00155984" w:rsidRPr="00DA2B92" w:rsidRDefault="00155984" w:rsidP="00155984">
      <w:pPr>
        <w:spacing w:line="360" w:lineRule="auto"/>
        <w:rPr>
          <w:rFonts w:ascii="Times" w:hAnsi="Times"/>
          <w:color w:val="000000" w:themeColor="text1"/>
          <w:szCs w:val="28"/>
        </w:rPr>
      </w:pPr>
      <w:r w:rsidRPr="00DA2B92">
        <w:rPr>
          <w:rFonts w:ascii="Times" w:hAnsi="Times"/>
          <w:color w:val="000000" w:themeColor="text1"/>
          <w:szCs w:val="28"/>
        </w:rPr>
        <w:t xml:space="preserve">For Coleridge, the ability to listen was fundamental to being a poet.   A great poet, he suggests, writing in July 1802 to his friend William Sotheby, should be able to listen with “the ear of a wild Arab </w:t>
      </w:r>
      <w:proofErr w:type="spellStart"/>
      <w:r w:rsidRPr="00DA2B92">
        <w:rPr>
          <w:rFonts w:ascii="Times" w:hAnsi="Times"/>
          <w:color w:val="000000" w:themeColor="text1"/>
          <w:szCs w:val="28"/>
        </w:rPr>
        <w:t>list</w:t>
      </w:r>
      <w:r>
        <w:rPr>
          <w:rFonts w:ascii="Times" w:hAnsi="Times"/>
          <w:color w:val="000000" w:themeColor="text1"/>
          <w:szCs w:val="28"/>
        </w:rPr>
        <w:t>’</w:t>
      </w:r>
      <w:r w:rsidRPr="00DA2B92">
        <w:rPr>
          <w:rFonts w:ascii="Times" w:hAnsi="Times"/>
          <w:color w:val="000000" w:themeColor="text1"/>
          <w:szCs w:val="28"/>
        </w:rPr>
        <w:t>ning</w:t>
      </w:r>
      <w:proofErr w:type="spellEnd"/>
      <w:r w:rsidRPr="00DA2B92">
        <w:rPr>
          <w:rFonts w:ascii="Times" w:hAnsi="Times"/>
          <w:color w:val="000000" w:themeColor="text1"/>
          <w:szCs w:val="28"/>
        </w:rPr>
        <w:t xml:space="preserve"> in the silent </w:t>
      </w:r>
      <w:proofErr w:type="spellStart"/>
      <w:r w:rsidRPr="00DA2B92">
        <w:rPr>
          <w:rFonts w:ascii="Times" w:hAnsi="Times"/>
          <w:color w:val="000000" w:themeColor="text1"/>
          <w:szCs w:val="28"/>
        </w:rPr>
        <w:t>Desart</w:t>
      </w:r>
      <w:proofErr w:type="spellEnd"/>
      <w:r w:rsidRPr="00DA2B92">
        <w:rPr>
          <w:rFonts w:ascii="Times" w:hAnsi="Times"/>
          <w:color w:val="000000" w:themeColor="text1"/>
          <w:szCs w:val="28"/>
        </w:rPr>
        <w:t>”</w:t>
      </w:r>
      <w:r>
        <w:rPr>
          <w:rFonts w:ascii="Times" w:hAnsi="Times"/>
          <w:color w:val="000000" w:themeColor="text1"/>
          <w:szCs w:val="28"/>
        </w:rPr>
        <w:t xml:space="preserve"> (Coleridge, </w:t>
      </w:r>
      <w:r>
        <w:rPr>
          <w:rFonts w:ascii="Times" w:hAnsi="Times"/>
          <w:i/>
          <w:iCs/>
          <w:color w:val="000000" w:themeColor="text1"/>
          <w:szCs w:val="28"/>
        </w:rPr>
        <w:t>Letters</w:t>
      </w:r>
      <w:r>
        <w:rPr>
          <w:rFonts w:ascii="Times" w:hAnsi="Times"/>
          <w:color w:val="000000" w:themeColor="text1"/>
          <w:szCs w:val="28"/>
        </w:rPr>
        <w:t>: ii, 810).</w:t>
      </w:r>
      <w:r w:rsidRPr="00DA2B92">
        <w:rPr>
          <w:rFonts w:ascii="Times" w:hAnsi="Times"/>
          <w:color w:val="000000" w:themeColor="text1"/>
          <w:szCs w:val="28"/>
        </w:rPr>
        <w:t xml:space="preserve"> We know that the Arab is listening, in silence – but we do not know what i</w:t>
      </w:r>
      <w:r>
        <w:rPr>
          <w:rFonts w:ascii="Times" w:hAnsi="Times"/>
          <w:color w:val="000000" w:themeColor="text1"/>
          <w:szCs w:val="28"/>
        </w:rPr>
        <w:t>t</w:t>
      </w:r>
      <w:r w:rsidRPr="00DA2B92">
        <w:rPr>
          <w:rFonts w:ascii="Times" w:hAnsi="Times"/>
          <w:color w:val="000000" w:themeColor="text1"/>
          <w:szCs w:val="28"/>
        </w:rPr>
        <w:t xml:space="preserve"> is he listens to or for.  The state of listening</w:t>
      </w:r>
      <w:r w:rsidRPr="00DA2B92">
        <w:rPr>
          <w:rFonts w:ascii="Times" w:hAnsi="Times" w:cs="Times New Roman (Body CS)"/>
          <w:color w:val="000000" w:themeColor="text1"/>
          <w:szCs w:val="28"/>
        </w:rPr>
        <w:t>, hearkening,</w:t>
      </w:r>
      <w:r w:rsidRPr="00DA2B92">
        <w:rPr>
          <w:rFonts w:ascii="Times" w:hAnsi="Times"/>
          <w:color w:val="000000" w:themeColor="text1"/>
          <w:szCs w:val="28"/>
        </w:rPr>
        <w:t xml:space="preserve"> for something is the poetic state. But silence also seems important: Coleridge’s test for the poet combines forms of privation – that emptiness, which shares the root ‘desert’: the dryness of deserts, the solitude of the deserted, and the soundlessness of silence.  The wild Arab is alert for the slightest sound- listening FOR sound in silence.  Coleridge’s words invite the reader too to listen - that word “listening” alerts us to the sound patterns instinct in the lines that follow.  The poet, Coleridge goes on, should also be possessed of “</w:t>
      </w:r>
      <w:r>
        <w:rPr>
          <w:rFonts w:ascii="Times" w:hAnsi="Times"/>
          <w:color w:val="000000" w:themeColor="text1"/>
          <w:szCs w:val="28"/>
        </w:rPr>
        <w:t>t</w:t>
      </w:r>
      <w:r w:rsidRPr="00DA2B92">
        <w:rPr>
          <w:rFonts w:ascii="Times" w:hAnsi="Times"/>
          <w:color w:val="000000" w:themeColor="text1"/>
          <w:szCs w:val="28"/>
        </w:rPr>
        <w:t xml:space="preserve">he eye of a North American Indian tracing the footsteps of an </w:t>
      </w:r>
      <w:r>
        <w:rPr>
          <w:rFonts w:ascii="Times" w:hAnsi="Times"/>
          <w:color w:val="000000" w:themeColor="text1"/>
          <w:szCs w:val="28"/>
        </w:rPr>
        <w:t>E</w:t>
      </w:r>
      <w:r w:rsidRPr="00DA2B92">
        <w:rPr>
          <w:rFonts w:ascii="Times" w:hAnsi="Times"/>
          <w:color w:val="000000" w:themeColor="text1"/>
          <w:szCs w:val="28"/>
        </w:rPr>
        <w:t xml:space="preserve">nemy upon the leaves that strew the forest, the </w:t>
      </w:r>
      <w:r w:rsidRPr="00364C6A">
        <w:rPr>
          <w:rFonts w:ascii="Times" w:hAnsi="Times"/>
          <w:i/>
          <w:iCs/>
          <w:color w:val="000000" w:themeColor="text1"/>
          <w:szCs w:val="28"/>
        </w:rPr>
        <w:t>Touch</w:t>
      </w:r>
      <w:r w:rsidRPr="00DA2B92">
        <w:rPr>
          <w:rFonts w:ascii="Times" w:hAnsi="Times"/>
          <w:color w:val="000000" w:themeColor="text1"/>
          <w:szCs w:val="28"/>
        </w:rPr>
        <w:t xml:space="preserve"> of a blind man feeling the face of a darling </w:t>
      </w:r>
      <w:r>
        <w:rPr>
          <w:rFonts w:ascii="Times" w:hAnsi="Times"/>
          <w:color w:val="000000" w:themeColor="text1"/>
          <w:szCs w:val="28"/>
        </w:rPr>
        <w:t>C</w:t>
      </w:r>
      <w:r w:rsidRPr="00DA2B92">
        <w:rPr>
          <w:rFonts w:ascii="Times" w:hAnsi="Times"/>
          <w:color w:val="000000" w:themeColor="text1"/>
          <w:szCs w:val="28"/>
        </w:rPr>
        <w:t>hild”</w:t>
      </w:r>
      <w:r>
        <w:rPr>
          <w:rFonts w:ascii="Times" w:hAnsi="Times"/>
          <w:color w:val="000000" w:themeColor="text1"/>
          <w:szCs w:val="28"/>
        </w:rPr>
        <w:t xml:space="preserve"> (ibid., 810)</w:t>
      </w:r>
      <w:r w:rsidRPr="00DA2B92">
        <w:rPr>
          <w:rFonts w:ascii="Times" w:hAnsi="Times"/>
          <w:color w:val="000000" w:themeColor="text1"/>
          <w:szCs w:val="28"/>
        </w:rPr>
        <w:t xml:space="preserve">  Primed to listen, the reader might pick up a suggestion of sound in the word </w:t>
      </w:r>
      <w:r w:rsidRPr="00DA2B92">
        <w:rPr>
          <w:rFonts w:ascii="Times" w:hAnsi="Times"/>
          <w:i/>
          <w:iCs/>
          <w:color w:val="000000" w:themeColor="text1"/>
          <w:szCs w:val="28"/>
        </w:rPr>
        <w:t>footsteps</w:t>
      </w:r>
      <w:r w:rsidRPr="00DA2B92">
        <w:rPr>
          <w:rFonts w:ascii="Times" w:hAnsi="Times"/>
          <w:color w:val="000000" w:themeColor="text1"/>
          <w:szCs w:val="28"/>
        </w:rPr>
        <w:t xml:space="preserve"> (they are footsteps he is tracing, rather than the </w:t>
      </w:r>
      <w:r w:rsidRPr="00DA2B92">
        <w:rPr>
          <w:rFonts w:ascii="Times" w:hAnsi="Times"/>
          <w:i/>
          <w:iCs/>
          <w:color w:val="000000" w:themeColor="text1"/>
          <w:szCs w:val="28"/>
        </w:rPr>
        <w:t>footprints</w:t>
      </w:r>
      <w:r w:rsidRPr="00DA2B92">
        <w:rPr>
          <w:rFonts w:ascii="Times" w:hAnsi="Times"/>
          <w:color w:val="000000" w:themeColor="text1"/>
          <w:szCs w:val="28"/>
        </w:rPr>
        <w:t xml:space="preserve"> we might have expected) and the sound of these footsteps resounds in the </w:t>
      </w:r>
      <w:proofErr w:type="spellStart"/>
      <w:r w:rsidRPr="00DA2B92">
        <w:rPr>
          <w:rFonts w:ascii="Times" w:hAnsi="Times"/>
          <w:i/>
          <w:iCs/>
          <w:color w:val="000000" w:themeColor="text1"/>
          <w:szCs w:val="28"/>
        </w:rPr>
        <w:t>st</w:t>
      </w:r>
      <w:proofErr w:type="spellEnd"/>
      <w:r w:rsidRPr="00DA2B92">
        <w:rPr>
          <w:rFonts w:ascii="Times" w:hAnsi="Times"/>
          <w:i/>
          <w:iCs/>
          <w:color w:val="000000" w:themeColor="text1"/>
          <w:szCs w:val="28"/>
        </w:rPr>
        <w:t xml:space="preserve"> </w:t>
      </w:r>
      <w:r w:rsidRPr="00DA2B92">
        <w:rPr>
          <w:rFonts w:ascii="Times" w:hAnsi="Times"/>
          <w:color w:val="000000" w:themeColor="text1"/>
          <w:szCs w:val="28"/>
        </w:rPr>
        <w:t xml:space="preserve">sounds of </w:t>
      </w:r>
      <w:r w:rsidRPr="00DA2B92">
        <w:rPr>
          <w:rFonts w:ascii="Times" w:hAnsi="Times"/>
          <w:i/>
          <w:iCs/>
          <w:color w:val="000000" w:themeColor="text1"/>
          <w:szCs w:val="28"/>
        </w:rPr>
        <w:t>strew</w:t>
      </w:r>
      <w:r w:rsidRPr="00DA2B92">
        <w:rPr>
          <w:rFonts w:ascii="Times" w:hAnsi="Times"/>
          <w:color w:val="000000" w:themeColor="text1"/>
          <w:szCs w:val="28"/>
        </w:rPr>
        <w:t xml:space="preserve"> and </w:t>
      </w:r>
      <w:r w:rsidRPr="00DA2B92">
        <w:rPr>
          <w:rFonts w:ascii="Times" w:hAnsi="Times"/>
          <w:i/>
          <w:iCs/>
          <w:color w:val="000000" w:themeColor="text1"/>
          <w:szCs w:val="28"/>
        </w:rPr>
        <w:t>forest</w:t>
      </w:r>
      <w:r w:rsidRPr="00DA2B92">
        <w:rPr>
          <w:rFonts w:ascii="Times" w:hAnsi="Times"/>
          <w:color w:val="000000" w:themeColor="text1"/>
          <w:szCs w:val="28"/>
        </w:rPr>
        <w:t xml:space="preserve">.  It alerts us to the gentle pathos of that word </w:t>
      </w:r>
      <w:r w:rsidRPr="00DA2B92">
        <w:rPr>
          <w:rFonts w:ascii="Times" w:hAnsi="Times"/>
          <w:i/>
          <w:iCs/>
          <w:color w:val="000000" w:themeColor="text1"/>
          <w:szCs w:val="28"/>
        </w:rPr>
        <w:t xml:space="preserve">touch </w:t>
      </w:r>
      <w:r w:rsidRPr="00DA2B92">
        <w:rPr>
          <w:rFonts w:ascii="Times" w:hAnsi="Times"/>
          <w:color w:val="000000" w:themeColor="text1"/>
          <w:szCs w:val="28"/>
        </w:rPr>
        <w:t xml:space="preserve">touching in </w:t>
      </w:r>
      <w:r w:rsidRPr="00DA2B92">
        <w:rPr>
          <w:rFonts w:ascii="Times" w:hAnsi="Times"/>
          <w:i/>
          <w:iCs/>
          <w:color w:val="000000" w:themeColor="text1"/>
          <w:szCs w:val="28"/>
        </w:rPr>
        <w:t>sound</w:t>
      </w:r>
      <w:r w:rsidRPr="00DA2B92">
        <w:rPr>
          <w:rFonts w:ascii="Times" w:hAnsi="Times"/>
          <w:color w:val="000000" w:themeColor="text1"/>
          <w:szCs w:val="28"/>
        </w:rPr>
        <w:t xml:space="preserve"> the </w:t>
      </w:r>
      <w:r w:rsidRPr="00DA2B92">
        <w:rPr>
          <w:rFonts w:ascii="Times" w:hAnsi="Times"/>
          <w:i/>
          <w:iCs/>
          <w:color w:val="000000" w:themeColor="text1"/>
          <w:szCs w:val="28"/>
        </w:rPr>
        <w:t>child</w:t>
      </w:r>
      <w:r w:rsidRPr="00DA2B92">
        <w:rPr>
          <w:rFonts w:ascii="Times" w:hAnsi="Times"/>
          <w:color w:val="000000" w:themeColor="text1"/>
          <w:szCs w:val="28"/>
        </w:rPr>
        <w:t xml:space="preserve"> as the blind man touches its face. </w:t>
      </w:r>
    </w:p>
    <w:p w14:paraId="5EAFAE2F" w14:textId="77777777" w:rsidR="00155984" w:rsidRPr="00DA2B92" w:rsidRDefault="00155984" w:rsidP="00155984">
      <w:pPr>
        <w:spacing w:line="360" w:lineRule="auto"/>
        <w:ind w:firstLine="720"/>
        <w:rPr>
          <w:rFonts w:ascii="Times" w:hAnsi="Times"/>
          <w:b/>
          <w:color w:val="000000" w:themeColor="text1"/>
          <w:szCs w:val="28"/>
        </w:rPr>
      </w:pPr>
      <w:r w:rsidRPr="00DA2B92">
        <w:rPr>
          <w:rFonts w:ascii="Times" w:hAnsi="Times"/>
          <w:color w:val="000000" w:themeColor="text1"/>
          <w:szCs w:val="28"/>
        </w:rPr>
        <w:t xml:space="preserve"> Thinking about different kinds of listening in a notebook entry a few months later, in September 1802, Coleridge returns to the blind man and the wild Arab as figures for sensory </w:t>
      </w:r>
      <w:r w:rsidRPr="00DA2B92">
        <w:rPr>
          <w:rFonts w:ascii="Times" w:hAnsi="Times"/>
          <w:color w:val="000000" w:themeColor="text1"/>
          <w:szCs w:val="28"/>
        </w:rPr>
        <w:lastRenderedPageBreak/>
        <w:t xml:space="preserve">acuity. </w:t>
      </w:r>
      <w:r w:rsidRPr="00DA2B92">
        <w:rPr>
          <w:rFonts w:ascii="Times" w:hAnsi="Times"/>
          <w:bCs/>
          <w:color w:val="000000" w:themeColor="text1"/>
          <w:szCs w:val="28"/>
        </w:rPr>
        <w:t xml:space="preserve">His choice of an Arab and a North American Indian as examples are striking and suggest, perhaps, a primitivist notion that such peoples had more acute senses than Europeans. Choosing these geographically remote listeners introduces a poignant distance between himself and the figure of the ideal listener, which in turn intensifies the dynamics of listening described. </w:t>
      </w:r>
      <w:r w:rsidRPr="00DA2B92">
        <w:rPr>
          <w:rFonts w:ascii="Times" w:hAnsi="Times"/>
          <w:color w:val="000000" w:themeColor="text1"/>
          <w:szCs w:val="28"/>
        </w:rPr>
        <w:t xml:space="preserve"> Here, the blind man and the Arab come together in the figure of “a </w:t>
      </w:r>
      <w:r w:rsidRPr="00DA2B92">
        <w:rPr>
          <w:rFonts w:ascii="Times" w:hAnsi="Times"/>
          <w:i/>
          <w:iCs/>
          <w:color w:val="000000" w:themeColor="text1"/>
          <w:szCs w:val="28"/>
        </w:rPr>
        <w:t>blind Arab</w:t>
      </w:r>
      <w:r w:rsidRPr="00DA2B92">
        <w:rPr>
          <w:rFonts w:ascii="Times" w:hAnsi="Times"/>
          <w:color w:val="000000" w:themeColor="text1"/>
          <w:szCs w:val="28"/>
        </w:rPr>
        <w:t xml:space="preserve"> </w:t>
      </w:r>
      <w:proofErr w:type="spellStart"/>
      <w:r w:rsidRPr="00DA2B92">
        <w:rPr>
          <w:rFonts w:ascii="Times" w:hAnsi="Times"/>
          <w:color w:val="000000" w:themeColor="text1"/>
          <w:szCs w:val="28"/>
        </w:rPr>
        <w:t>list</w:t>
      </w:r>
      <w:r>
        <w:rPr>
          <w:rFonts w:ascii="Times" w:hAnsi="Times"/>
          <w:color w:val="000000" w:themeColor="text1"/>
          <w:szCs w:val="28"/>
        </w:rPr>
        <w:t>’</w:t>
      </w:r>
      <w:r w:rsidRPr="00DA2B92">
        <w:rPr>
          <w:rFonts w:ascii="Times" w:hAnsi="Times"/>
          <w:color w:val="000000" w:themeColor="text1"/>
          <w:szCs w:val="28"/>
        </w:rPr>
        <w:t>ning</w:t>
      </w:r>
      <w:proofErr w:type="spellEnd"/>
      <w:r w:rsidRPr="00DA2B92">
        <w:rPr>
          <w:rFonts w:ascii="Times" w:hAnsi="Times"/>
          <w:color w:val="000000" w:themeColor="text1"/>
          <w:szCs w:val="28"/>
        </w:rPr>
        <w:t xml:space="preserve"> in the wilderness”</w:t>
      </w:r>
      <w:r>
        <w:rPr>
          <w:rFonts w:ascii="Times" w:hAnsi="Times"/>
          <w:color w:val="000000" w:themeColor="text1"/>
          <w:szCs w:val="28"/>
        </w:rPr>
        <w:t xml:space="preserve"> (Coleridge, </w:t>
      </w:r>
      <w:r w:rsidRPr="00364C6A">
        <w:rPr>
          <w:rFonts w:ascii="Times" w:hAnsi="Times"/>
          <w:i/>
          <w:iCs/>
          <w:color w:val="000000" w:themeColor="text1"/>
          <w:szCs w:val="28"/>
        </w:rPr>
        <w:t>Notebooks</w:t>
      </w:r>
      <w:r>
        <w:rPr>
          <w:rFonts w:ascii="Times" w:hAnsi="Times"/>
          <w:color w:val="000000" w:themeColor="text1"/>
          <w:szCs w:val="28"/>
        </w:rPr>
        <w:t xml:space="preserve">, </w:t>
      </w:r>
      <w:proofErr w:type="spellStart"/>
      <w:r>
        <w:rPr>
          <w:rFonts w:ascii="Times" w:hAnsi="Times"/>
          <w:color w:val="000000" w:themeColor="text1"/>
          <w:szCs w:val="28"/>
        </w:rPr>
        <w:t>i</w:t>
      </w:r>
      <w:proofErr w:type="spellEnd"/>
      <w:r>
        <w:rPr>
          <w:rFonts w:ascii="Times" w:hAnsi="Times"/>
          <w:color w:val="000000" w:themeColor="text1"/>
          <w:szCs w:val="28"/>
        </w:rPr>
        <w:t>. 1244)</w:t>
      </w:r>
      <w:r w:rsidRPr="00DA2B92">
        <w:rPr>
          <w:rFonts w:ascii="Times" w:hAnsi="Times"/>
          <w:color w:val="000000" w:themeColor="text1"/>
          <w:szCs w:val="28"/>
        </w:rPr>
        <w:t>:</w:t>
      </w:r>
      <w:r>
        <w:rPr>
          <w:rFonts w:ascii="Times" w:hAnsi="Times"/>
          <w:color w:val="000000" w:themeColor="text1"/>
          <w:szCs w:val="28"/>
        </w:rPr>
        <w:t xml:space="preserve"> </w:t>
      </w:r>
      <w:r w:rsidRPr="00DA2B92">
        <w:rPr>
          <w:rFonts w:ascii="Times" w:hAnsi="Times"/>
          <w:color w:val="000000" w:themeColor="text1"/>
          <w:szCs w:val="28"/>
        </w:rPr>
        <w:t xml:space="preserve">now the blindness of the listener intensifies his listening </w:t>
      </w:r>
      <w:r w:rsidRPr="00CA52A8">
        <w:rPr>
          <w:rFonts w:ascii="Times" w:hAnsi="Times"/>
          <w:color w:val="000000" w:themeColor="text1"/>
          <w:szCs w:val="28"/>
        </w:rPr>
        <w:t>once</w:t>
      </w:r>
      <w:r w:rsidRPr="00DA2B92">
        <w:rPr>
          <w:rFonts w:ascii="Times" w:hAnsi="Times"/>
          <w:color w:val="000000" w:themeColor="text1"/>
          <w:szCs w:val="28"/>
        </w:rPr>
        <w:t xml:space="preserve"> again. And instead of the blind man feeling the face of the darling child we have, more painful, a different kind of listening, a listening which can never be satisfied, </w:t>
      </w:r>
      <w:r>
        <w:rPr>
          <w:rFonts w:ascii="Times" w:hAnsi="Times"/>
          <w:color w:val="000000" w:themeColor="text1"/>
          <w:szCs w:val="28"/>
        </w:rPr>
        <w:t xml:space="preserve">a </w:t>
      </w:r>
      <w:r w:rsidRPr="00DA2B92">
        <w:rPr>
          <w:rFonts w:ascii="Times" w:hAnsi="Times"/>
          <w:color w:val="000000" w:themeColor="text1"/>
          <w:szCs w:val="28"/>
        </w:rPr>
        <w:t>“</w:t>
      </w:r>
      <w:r>
        <w:rPr>
          <w:rFonts w:ascii="Times" w:hAnsi="Times"/>
          <w:color w:val="000000" w:themeColor="text1"/>
          <w:szCs w:val="28"/>
        </w:rPr>
        <w:t>M</w:t>
      </w:r>
      <w:r w:rsidRPr="00DA2B92">
        <w:rPr>
          <w:rFonts w:ascii="Times" w:hAnsi="Times"/>
          <w:color w:val="000000" w:themeColor="text1"/>
          <w:szCs w:val="28"/>
        </w:rPr>
        <w:t xml:space="preserve">other listening for the </w:t>
      </w:r>
      <w:r w:rsidRPr="00364C6A">
        <w:rPr>
          <w:rFonts w:ascii="Times" w:hAnsi="Times"/>
          <w:i/>
          <w:iCs/>
          <w:color w:val="000000" w:themeColor="text1"/>
          <w:szCs w:val="28"/>
        </w:rPr>
        <w:t>sound</w:t>
      </w:r>
      <w:r w:rsidRPr="00DA2B92">
        <w:rPr>
          <w:rFonts w:ascii="Times" w:hAnsi="Times"/>
          <w:color w:val="000000" w:themeColor="text1"/>
          <w:szCs w:val="28"/>
        </w:rPr>
        <w:t xml:space="preserve"> of a still</w:t>
      </w:r>
      <w:r>
        <w:rPr>
          <w:rFonts w:ascii="Times" w:hAnsi="Times"/>
          <w:color w:val="000000" w:themeColor="text1"/>
          <w:szCs w:val="28"/>
        </w:rPr>
        <w:t>-</w:t>
      </w:r>
      <w:r w:rsidRPr="00DA2B92">
        <w:rPr>
          <w:rFonts w:ascii="Times" w:hAnsi="Times"/>
          <w:color w:val="000000" w:themeColor="text1"/>
          <w:szCs w:val="28"/>
        </w:rPr>
        <w:t>born child”</w:t>
      </w:r>
      <w:r>
        <w:rPr>
          <w:rFonts w:ascii="Times" w:hAnsi="Times"/>
          <w:color w:val="000000" w:themeColor="text1"/>
          <w:szCs w:val="28"/>
        </w:rPr>
        <w:t xml:space="preserve"> (ibid.)</w:t>
      </w:r>
      <w:r w:rsidRPr="00DA2B92">
        <w:rPr>
          <w:rFonts w:ascii="Times" w:hAnsi="Times"/>
          <w:color w:val="000000" w:themeColor="text1"/>
          <w:szCs w:val="28"/>
        </w:rPr>
        <w:t xml:space="preserve">  Silence </w:t>
      </w:r>
      <w:r w:rsidRPr="00DA2B92">
        <w:rPr>
          <w:rFonts w:ascii="Times" w:hAnsi="Times" w:cs="Times New Roman (Body CS)"/>
          <w:color w:val="000000" w:themeColor="text1"/>
          <w:szCs w:val="28"/>
        </w:rPr>
        <w:t xml:space="preserve">here </w:t>
      </w:r>
      <w:r w:rsidRPr="00DA2B92">
        <w:rPr>
          <w:rFonts w:ascii="Times" w:hAnsi="Times"/>
          <w:color w:val="000000" w:themeColor="text1"/>
          <w:szCs w:val="28"/>
        </w:rPr>
        <w:t xml:space="preserve">comes to represent an extreme form of loss and absence – Coleridge’s examples move through degrees of privation- from the blind Arab in the </w:t>
      </w:r>
      <w:proofErr w:type="spellStart"/>
      <w:r w:rsidRPr="00DA2B92">
        <w:rPr>
          <w:rFonts w:ascii="Times" w:hAnsi="Times"/>
          <w:color w:val="000000" w:themeColor="text1"/>
          <w:szCs w:val="28"/>
        </w:rPr>
        <w:t>desart</w:t>
      </w:r>
      <w:proofErr w:type="spellEnd"/>
      <w:r w:rsidRPr="00DA2B92">
        <w:rPr>
          <w:rFonts w:ascii="Times" w:hAnsi="Times"/>
          <w:color w:val="000000" w:themeColor="text1"/>
          <w:szCs w:val="28"/>
        </w:rPr>
        <w:t xml:space="preserve"> to the poignant expectancy of the mother listening for a sound that she will never hear.</w:t>
      </w:r>
      <w:r w:rsidRPr="00364C6A">
        <w:rPr>
          <w:rStyle w:val="EndnoteReference"/>
          <w:rFonts w:ascii="Times" w:eastAsiaTheme="majorEastAsia" w:hAnsi="Times"/>
          <w:color w:val="000000" w:themeColor="text1"/>
          <w:szCs w:val="28"/>
        </w:rPr>
        <w:endnoteReference w:id="20"/>
      </w:r>
      <w:r w:rsidRPr="00364C6A">
        <w:rPr>
          <w:rFonts w:ascii="Times" w:hAnsi="Times"/>
          <w:color w:val="000000" w:themeColor="text1"/>
          <w:szCs w:val="28"/>
        </w:rPr>
        <w:t xml:space="preserve">  </w:t>
      </w:r>
    </w:p>
    <w:p w14:paraId="14BA3391" w14:textId="77777777" w:rsidR="00155984" w:rsidRPr="00DA2B92" w:rsidRDefault="00155984" w:rsidP="00155984">
      <w:pPr>
        <w:spacing w:line="360" w:lineRule="auto"/>
        <w:ind w:firstLine="720"/>
        <w:rPr>
          <w:rFonts w:ascii="Times" w:hAnsi="Times"/>
          <w:b/>
          <w:color w:val="000000" w:themeColor="text1"/>
          <w:szCs w:val="28"/>
        </w:rPr>
      </w:pPr>
      <w:r w:rsidRPr="00DA2B92">
        <w:rPr>
          <w:rFonts w:ascii="Times" w:hAnsi="Times"/>
          <w:iCs/>
          <w:color w:val="000000" w:themeColor="text1"/>
          <w:szCs w:val="28"/>
        </w:rPr>
        <w:t xml:space="preserve">To think about the representation and account of sound in these poems in relation to contemporary scientific instruments and innovations in acoustics, </w:t>
      </w:r>
      <w:proofErr w:type="gramStart"/>
      <w:r w:rsidRPr="00DA2B92">
        <w:rPr>
          <w:rFonts w:ascii="Times" w:hAnsi="Times"/>
          <w:iCs/>
          <w:color w:val="000000" w:themeColor="text1"/>
          <w:szCs w:val="28"/>
        </w:rPr>
        <w:t>and also</w:t>
      </w:r>
      <w:proofErr w:type="gramEnd"/>
      <w:r w:rsidRPr="00DA2B92">
        <w:rPr>
          <w:rFonts w:ascii="Times" w:hAnsi="Times"/>
          <w:iCs/>
          <w:color w:val="000000" w:themeColor="text1"/>
          <w:szCs w:val="28"/>
        </w:rPr>
        <w:t xml:space="preserve">, as I have indicated, to a wider culture of curiosity about how sound could be represented and embodied on the page in music and in print opens up fresh thinking about the significance of silence and quiet in Coleridge’s poems, and in Romantic lyric more widely.  </w:t>
      </w:r>
      <w:r w:rsidRPr="00DA2B92">
        <w:rPr>
          <w:rFonts w:ascii="Times" w:hAnsi="Times"/>
          <w:color w:val="000000" w:themeColor="text1"/>
          <w:szCs w:val="28"/>
          <w:shd w:val="clear" w:color="auto" w:fill="FFFFFF"/>
        </w:rPr>
        <w:t xml:space="preserve"> What is needed is a new kind of listening,  which includes attention to the dynamics of apostrophe, the cryptographic reading described by John </w:t>
      </w:r>
      <w:proofErr w:type="spellStart"/>
      <w:r w:rsidRPr="004E79E5">
        <w:rPr>
          <w:rFonts w:ascii="Times" w:hAnsi="Times"/>
          <w:color w:val="000000" w:themeColor="text1"/>
          <w:szCs w:val="28"/>
          <w:shd w:val="clear" w:color="auto" w:fill="FFFFFF"/>
        </w:rPr>
        <w:t>Shoptaw</w:t>
      </w:r>
      <w:proofErr w:type="spellEnd"/>
      <w:r>
        <w:rPr>
          <w:rFonts w:ascii="Times" w:hAnsi="Times"/>
          <w:color w:val="000000" w:themeColor="text1"/>
          <w:szCs w:val="28"/>
          <w:shd w:val="clear" w:color="auto" w:fill="FFFFFF"/>
        </w:rPr>
        <w:t>,</w:t>
      </w:r>
      <w:r w:rsidRPr="004E79E5">
        <w:rPr>
          <w:rFonts w:ascii="Times" w:hAnsi="Times"/>
          <w:color w:val="000000" w:themeColor="text1"/>
          <w:szCs w:val="28"/>
          <w:shd w:val="clear" w:color="auto" w:fill="FFFFFF"/>
        </w:rPr>
        <w:t xml:space="preserve">  that</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w:t>
      </w:r>
      <w:r w:rsidRPr="00DA2B92">
        <w:rPr>
          <w:rFonts w:ascii="Times" w:hAnsi="Times"/>
          <w:color w:val="000000" w:themeColor="text1"/>
          <w:szCs w:val="28"/>
        </w:rPr>
        <w:t>listening for what familiar words and phrases the line echoes or calls to mind,</w:t>
      </w:r>
      <w:r w:rsidRPr="00DA2B92">
        <w:rPr>
          <w:rFonts w:ascii="Times" w:hAnsi="Times" w:hint="eastAsia"/>
          <w:color w:val="000000" w:themeColor="text1"/>
          <w:szCs w:val="28"/>
        </w:rPr>
        <w:t>”</w:t>
      </w:r>
      <w:r w:rsidRPr="00DA2B92">
        <w:rPr>
          <w:rFonts w:ascii="Times" w:hAnsi="Times"/>
          <w:color w:val="000000" w:themeColor="text1"/>
          <w:szCs w:val="28"/>
        </w:rPr>
        <w:t xml:space="preserve"> as well as the phonemic analysis described by James Lynch,</w:t>
      </w:r>
      <w:r w:rsidRPr="00DA2B92">
        <w:rPr>
          <w:rStyle w:val="EndnoteReference"/>
          <w:rFonts w:ascii="Times" w:hAnsi="Times"/>
          <w:color w:val="000000" w:themeColor="text1"/>
          <w:szCs w:val="28"/>
        </w:rPr>
        <w:endnoteReference w:id="21"/>
      </w:r>
      <w:r w:rsidRPr="00DA2B92">
        <w:rPr>
          <w:rFonts w:ascii="Times" w:hAnsi="Times"/>
          <w:color w:val="000000" w:themeColor="text1"/>
          <w:szCs w:val="28"/>
        </w:rPr>
        <w:t xml:space="preserve"> a composite  kind of imaginative auditory attention, one which is attuned not only to the ghosts and echoes of words, and their phonetic clustering,  but also to the shifting patterns and dynamics in and of sound,  to the way a poem creates effects of volume.  It is time that Lyric Studies expanded the range and frequencies of its listening.</w:t>
      </w:r>
    </w:p>
    <w:p w14:paraId="46590A22" w14:textId="77777777" w:rsidR="00155984" w:rsidRPr="00DA2B92" w:rsidRDefault="00155984" w:rsidP="00155984">
      <w:pPr>
        <w:spacing w:line="360" w:lineRule="auto"/>
        <w:rPr>
          <w:rFonts w:ascii="Times" w:hAnsi="Times"/>
          <w:color w:val="000000" w:themeColor="text1"/>
          <w:szCs w:val="28"/>
        </w:rPr>
      </w:pPr>
    </w:p>
    <w:p w14:paraId="60E686A0" w14:textId="77777777" w:rsidR="00155984" w:rsidRDefault="00155984" w:rsidP="00155984">
      <w:pPr>
        <w:spacing w:line="360" w:lineRule="auto"/>
        <w:rPr>
          <w:rFonts w:ascii="Times" w:hAnsi="Times"/>
          <w:b/>
          <w:color w:val="000000" w:themeColor="text1"/>
          <w:szCs w:val="28"/>
        </w:rPr>
      </w:pPr>
    </w:p>
    <w:p w14:paraId="06C7A4E2" w14:textId="77777777" w:rsidR="00155984" w:rsidRDefault="00155984" w:rsidP="00155984">
      <w:pPr>
        <w:spacing w:line="360" w:lineRule="auto"/>
        <w:rPr>
          <w:rFonts w:ascii="Times" w:hAnsi="Times"/>
          <w:b/>
          <w:color w:val="000000" w:themeColor="text1"/>
          <w:szCs w:val="28"/>
        </w:rPr>
      </w:pPr>
    </w:p>
    <w:p w14:paraId="340D3623" w14:textId="77777777" w:rsidR="00155984" w:rsidRDefault="00155984" w:rsidP="00155984">
      <w:pPr>
        <w:spacing w:line="360" w:lineRule="auto"/>
        <w:rPr>
          <w:rFonts w:ascii="Times" w:hAnsi="Times"/>
          <w:b/>
          <w:color w:val="000000" w:themeColor="text1"/>
          <w:szCs w:val="28"/>
        </w:rPr>
      </w:pPr>
    </w:p>
    <w:p w14:paraId="79E2B3DA" w14:textId="77777777" w:rsidR="00155984" w:rsidRDefault="00155984" w:rsidP="00155984">
      <w:pPr>
        <w:spacing w:line="360" w:lineRule="auto"/>
        <w:rPr>
          <w:rFonts w:ascii="Times" w:hAnsi="Times"/>
          <w:b/>
          <w:color w:val="000000" w:themeColor="text1"/>
          <w:szCs w:val="28"/>
        </w:rPr>
      </w:pPr>
    </w:p>
    <w:p w14:paraId="091ABBEB" w14:textId="77777777" w:rsidR="00155984" w:rsidRDefault="00155984" w:rsidP="00155984">
      <w:pPr>
        <w:spacing w:line="360" w:lineRule="auto"/>
        <w:rPr>
          <w:rFonts w:ascii="Times" w:hAnsi="Times"/>
          <w:b/>
          <w:color w:val="000000" w:themeColor="text1"/>
          <w:szCs w:val="28"/>
        </w:rPr>
      </w:pPr>
    </w:p>
    <w:p w14:paraId="61A7D473" w14:textId="77777777" w:rsidR="00155984" w:rsidRDefault="00155984" w:rsidP="00155984">
      <w:pPr>
        <w:spacing w:line="360" w:lineRule="auto"/>
        <w:rPr>
          <w:rFonts w:ascii="Times" w:hAnsi="Times"/>
          <w:b/>
          <w:color w:val="000000" w:themeColor="text1"/>
          <w:szCs w:val="28"/>
        </w:rPr>
      </w:pPr>
    </w:p>
    <w:p w14:paraId="7E8E34D0" w14:textId="77777777" w:rsidR="00155984" w:rsidRDefault="00155984" w:rsidP="00155984">
      <w:pPr>
        <w:spacing w:line="360" w:lineRule="auto"/>
        <w:rPr>
          <w:rFonts w:ascii="Times" w:hAnsi="Times"/>
          <w:b/>
          <w:color w:val="000000" w:themeColor="text1"/>
          <w:szCs w:val="28"/>
        </w:rPr>
      </w:pPr>
    </w:p>
    <w:p w14:paraId="308D0520" w14:textId="77777777" w:rsidR="00155984" w:rsidRDefault="00155984" w:rsidP="00155984">
      <w:pPr>
        <w:spacing w:line="360" w:lineRule="auto"/>
        <w:rPr>
          <w:rFonts w:ascii="Times" w:hAnsi="Times"/>
          <w:b/>
          <w:color w:val="000000" w:themeColor="text1"/>
          <w:szCs w:val="28"/>
        </w:rPr>
      </w:pPr>
    </w:p>
    <w:p w14:paraId="2D0A7651" w14:textId="77777777" w:rsidR="00155984" w:rsidRDefault="00155984" w:rsidP="00155984">
      <w:pPr>
        <w:spacing w:line="360" w:lineRule="auto"/>
        <w:rPr>
          <w:rFonts w:ascii="Times" w:hAnsi="Times"/>
          <w:b/>
          <w:color w:val="000000" w:themeColor="text1"/>
          <w:szCs w:val="28"/>
        </w:rPr>
      </w:pPr>
    </w:p>
    <w:p w14:paraId="0569C52A" w14:textId="77777777" w:rsidR="00155984" w:rsidRDefault="00155984" w:rsidP="00155984">
      <w:pPr>
        <w:spacing w:line="360" w:lineRule="auto"/>
        <w:rPr>
          <w:rFonts w:ascii="Times" w:hAnsi="Times"/>
          <w:b/>
          <w:color w:val="000000" w:themeColor="text1"/>
          <w:szCs w:val="28"/>
        </w:rPr>
      </w:pPr>
    </w:p>
    <w:p w14:paraId="5A04F009" w14:textId="77777777" w:rsidR="00283D55" w:rsidRDefault="00283D55" w:rsidP="00155984">
      <w:pPr>
        <w:spacing w:after="200" w:line="276" w:lineRule="auto"/>
        <w:rPr>
          <w:rFonts w:ascii="Times" w:hAnsi="Times"/>
          <w:b/>
          <w:color w:val="000000" w:themeColor="text1"/>
          <w:szCs w:val="28"/>
        </w:rPr>
      </w:pPr>
    </w:p>
    <w:p w14:paraId="7D38E1D1" w14:textId="196BDCDE" w:rsidR="00155984" w:rsidRDefault="00155984" w:rsidP="00155984">
      <w:pPr>
        <w:spacing w:after="200" w:line="276" w:lineRule="auto"/>
        <w:rPr>
          <w:rFonts w:ascii="Times" w:hAnsi="Times"/>
          <w:b/>
          <w:color w:val="000000" w:themeColor="text1"/>
          <w:szCs w:val="28"/>
        </w:rPr>
      </w:pPr>
      <w:r>
        <w:rPr>
          <w:rFonts w:ascii="Times" w:hAnsi="Times"/>
          <w:b/>
          <w:color w:val="000000" w:themeColor="text1"/>
          <w:szCs w:val="28"/>
        </w:rPr>
        <w:t>Bibliography</w:t>
      </w:r>
    </w:p>
    <w:p w14:paraId="0A3BFBA6" w14:textId="77777777" w:rsidR="00155984" w:rsidRDefault="00155984" w:rsidP="00155984">
      <w:pPr>
        <w:spacing w:line="360" w:lineRule="auto"/>
        <w:rPr>
          <w:rFonts w:ascii="Times" w:hAnsi="Times"/>
          <w:color w:val="000000" w:themeColor="text1"/>
          <w:szCs w:val="28"/>
        </w:rPr>
      </w:pPr>
      <w:r w:rsidRPr="000E1237">
        <w:rPr>
          <w:rFonts w:ascii="Times" w:hAnsi="Times"/>
          <w:color w:val="000000" w:themeColor="text1"/>
          <w:szCs w:val="28"/>
        </w:rPr>
        <w:t>Abrams, M.H.</w:t>
      </w:r>
      <w:r>
        <w:rPr>
          <w:rFonts w:ascii="Times" w:hAnsi="Times"/>
          <w:color w:val="000000" w:themeColor="text1"/>
          <w:szCs w:val="28"/>
        </w:rPr>
        <w:t>,</w:t>
      </w:r>
      <w:r w:rsidRPr="000E1237">
        <w:rPr>
          <w:rFonts w:ascii="Times" w:hAnsi="Times"/>
          <w:color w:val="000000" w:themeColor="text1"/>
          <w:szCs w:val="28"/>
        </w:rPr>
        <w:t xml:space="preserve"> “Studies and Style in the Greater Romantic Lyric”, </w:t>
      </w:r>
      <w:r w:rsidRPr="000E1237">
        <w:rPr>
          <w:rFonts w:ascii="Times" w:hAnsi="Times"/>
          <w:i/>
          <w:iCs/>
          <w:color w:val="000000" w:themeColor="text1"/>
          <w:szCs w:val="28"/>
        </w:rPr>
        <w:t>From Sensibility to Romanticism: Essays Presented to Frederick A. Pottle</w:t>
      </w:r>
      <w:r>
        <w:rPr>
          <w:rFonts w:ascii="Times" w:hAnsi="Times"/>
          <w:color w:val="000000" w:themeColor="text1"/>
          <w:szCs w:val="28"/>
        </w:rPr>
        <w:t xml:space="preserve">. Oxford and </w:t>
      </w:r>
      <w:r w:rsidRPr="000E1237">
        <w:rPr>
          <w:rFonts w:ascii="Times" w:hAnsi="Times"/>
          <w:color w:val="000000" w:themeColor="text1"/>
          <w:szCs w:val="28"/>
        </w:rPr>
        <w:t>New York</w:t>
      </w:r>
      <w:r>
        <w:rPr>
          <w:rFonts w:ascii="Times" w:hAnsi="Times"/>
          <w:color w:val="000000" w:themeColor="text1"/>
          <w:szCs w:val="28"/>
        </w:rPr>
        <w:t xml:space="preserve">: </w:t>
      </w:r>
      <w:r w:rsidRPr="000E1237">
        <w:rPr>
          <w:rFonts w:ascii="Times" w:hAnsi="Times"/>
          <w:color w:val="000000" w:themeColor="text1"/>
          <w:szCs w:val="28"/>
        </w:rPr>
        <w:t>Oxford University Press</w:t>
      </w:r>
      <w:r>
        <w:rPr>
          <w:rFonts w:ascii="Times" w:hAnsi="Times"/>
          <w:color w:val="000000" w:themeColor="text1"/>
          <w:szCs w:val="28"/>
        </w:rPr>
        <w:t xml:space="preserve">, </w:t>
      </w:r>
      <w:r w:rsidRPr="000E1237">
        <w:rPr>
          <w:rFonts w:ascii="Times" w:hAnsi="Times"/>
          <w:color w:val="000000" w:themeColor="text1"/>
          <w:szCs w:val="28"/>
        </w:rPr>
        <w:t>1965, 527-560.</w:t>
      </w:r>
    </w:p>
    <w:p w14:paraId="3A31D85C" w14:textId="77777777" w:rsidR="00155984" w:rsidRDefault="00155984" w:rsidP="00155984">
      <w:pPr>
        <w:spacing w:line="360" w:lineRule="auto"/>
        <w:rPr>
          <w:rFonts w:ascii="Times" w:hAnsi="Times"/>
          <w:color w:val="000000" w:themeColor="text1"/>
          <w:szCs w:val="28"/>
        </w:rPr>
      </w:pPr>
    </w:p>
    <w:p w14:paraId="25461F16" w14:textId="77777777" w:rsidR="00155984" w:rsidRDefault="00155984" w:rsidP="00155984">
      <w:pPr>
        <w:spacing w:line="360" w:lineRule="auto"/>
        <w:rPr>
          <w:rFonts w:ascii="Times" w:hAnsi="Times"/>
          <w:b/>
          <w:color w:val="000000" w:themeColor="text1"/>
          <w:szCs w:val="28"/>
        </w:rPr>
      </w:pPr>
      <w:r w:rsidRPr="00DA2B92">
        <w:rPr>
          <w:rFonts w:ascii="Times" w:hAnsi="Times"/>
          <w:i/>
          <w:iCs/>
          <w:color w:val="000000" w:themeColor="text1"/>
          <w:szCs w:val="28"/>
        </w:rPr>
        <w:t xml:space="preserve">The Analytic </w:t>
      </w:r>
      <w:r w:rsidRPr="003C10EB">
        <w:rPr>
          <w:rFonts w:ascii="Times" w:hAnsi="Times"/>
          <w:i/>
          <w:iCs/>
          <w:color w:val="000000" w:themeColor="text1"/>
          <w:szCs w:val="28"/>
        </w:rPr>
        <w:t>Review</w:t>
      </w:r>
      <w:r w:rsidRPr="00DA2B92">
        <w:rPr>
          <w:rFonts w:ascii="Times" w:hAnsi="Times"/>
          <w:color w:val="000000" w:themeColor="text1"/>
          <w:szCs w:val="28"/>
        </w:rPr>
        <w:t>, volume 1</w:t>
      </w:r>
      <w:r>
        <w:rPr>
          <w:rFonts w:ascii="Times" w:hAnsi="Times"/>
          <w:color w:val="000000" w:themeColor="text1"/>
          <w:szCs w:val="28"/>
        </w:rPr>
        <w:t xml:space="preserve">, </w:t>
      </w:r>
      <w:r w:rsidRPr="00DA2B92">
        <w:rPr>
          <w:rFonts w:ascii="Times" w:hAnsi="Times"/>
          <w:color w:val="000000" w:themeColor="text1"/>
          <w:szCs w:val="28"/>
        </w:rPr>
        <w:t>July 1788</w:t>
      </w:r>
      <w:r>
        <w:rPr>
          <w:rFonts w:ascii="Times" w:hAnsi="Times"/>
          <w:color w:val="000000" w:themeColor="text1"/>
          <w:szCs w:val="28"/>
        </w:rPr>
        <w:t>.</w:t>
      </w:r>
    </w:p>
    <w:p w14:paraId="0E23446B" w14:textId="77777777" w:rsidR="00155984" w:rsidRPr="000E1237" w:rsidRDefault="00155984" w:rsidP="00155984">
      <w:pPr>
        <w:spacing w:line="360" w:lineRule="auto"/>
        <w:rPr>
          <w:rFonts w:ascii="Times" w:hAnsi="Times"/>
          <w:color w:val="000000" w:themeColor="text1"/>
          <w:szCs w:val="28"/>
        </w:rPr>
      </w:pPr>
    </w:p>
    <w:p w14:paraId="7A0483E6" w14:textId="77777777" w:rsidR="00155984" w:rsidRPr="006129AB" w:rsidRDefault="00155984" w:rsidP="00155984">
      <w:pPr>
        <w:pStyle w:val="EndnoteText"/>
        <w:spacing w:after="0"/>
        <w:ind w:firstLine="0"/>
        <w:rPr>
          <w:rFonts w:ascii="Times" w:hAnsi="Times"/>
          <w:color w:val="000000" w:themeColor="text1"/>
          <w:lang w:eastAsia="zh-CN"/>
        </w:rPr>
      </w:pPr>
      <w:proofErr w:type="spellStart"/>
      <w:r>
        <w:rPr>
          <w:rFonts w:ascii="Times" w:hAnsi="Times"/>
          <w:color w:val="000000" w:themeColor="text1"/>
          <w:lang w:eastAsia="zh-CN"/>
        </w:rPr>
        <w:t>Antrobus</w:t>
      </w:r>
      <w:proofErr w:type="spellEnd"/>
      <w:r>
        <w:rPr>
          <w:rFonts w:ascii="Times" w:hAnsi="Times"/>
          <w:color w:val="000000" w:themeColor="text1"/>
          <w:lang w:eastAsia="zh-CN"/>
        </w:rPr>
        <w:t xml:space="preserve">, Raymond, </w:t>
      </w:r>
      <w:r>
        <w:rPr>
          <w:rFonts w:ascii="Times" w:hAnsi="Times"/>
          <w:i/>
          <w:color w:val="000000" w:themeColor="text1"/>
          <w:lang w:eastAsia="zh-CN"/>
        </w:rPr>
        <w:t>The Perseverance</w:t>
      </w:r>
      <w:r>
        <w:rPr>
          <w:rFonts w:ascii="Times" w:hAnsi="Times"/>
          <w:color w:val="000000" w:themeColor="text1"/>
          <w:lang w:eastAsia="zh-CN"/>
        </w:rPr>
        <w:t>. London: Penned in the Margins, 2018.</w:t>
      </w:r>
    </w:p>
    <w:p w14:paraId="1A451641" w14:textId="77777777" w:rsidR="00155984" w:rsidRDefault="00155984" w:rsidP="00155984">
      <w:pPr>
        <w:spacing w:line="360" w:lineRule="auto"/>
        <w:rPr>
          <w:rFonts w:ascii="Times" w:hAnsi="Times"/>
          <w:b/>
          <w:color w:val="000000" w:themeColor="text1"/>
          <w:szCs w:val="28"/>
        </w:rPr>
      </w:pPr>
    </w:p>
    <w:p w14:paraId="4709D38E" w14:textId="7A5964DC" w:rsidR="00155984" w:rsidRDefault="00155984" w:rsidP="00916EA7">
      <w:pPr>
        <w:spacing w:line="360" w:lineRule="auto"/>
        <w:rPr>
          <w:rFonts w:ascii="Times" w:hAnsi="Times"/>
          <w:color w:val="000000" w:themeColor="text1"/>
          <w:szCs w:val="28"/>
        </w:rPr>
      </w:pPr>
      <w:r w:rsidRPr="00DA2B92">
        <w:rPr>
          <w:rFonts w:ascii="Times" w:hAnsi="Times"/>
          <w:color w:val="000000" w:themeColor="text1"/>
          <w:szCs w:val="28"/>
        </w:rPr>
        <w:t>Austin, Gilbert</w:t>
      </w:r>
      <w:r>
        <w:rPr>
          <w:rFonts w:ascii="Times" w:hAnsi="Times"/>
          <w:color w:val="000000" w:themeColor="text1"/>
          <w:szCs w:val="28"/>
        </w:rPr>
        <w:t>,</w:t>
      </w:r>
      <w:r w:rsidRPr="00DA2B92">
        <w:rPr>
          <w:rFonts w:ascii="Times" w:hAnsi="Times"/>
          <w:color w:val="000000" w:themeColor="text1"/>
          <w:szCs w:val="28"/>
        </w:rPr>
        <w:t xml:space="preserve"> </w:t>
      </w:r>
      <w:proofErr w:type="spellStart"/>
      <w:r w:rsidRPr="00DA2B92">
        <w:rPr>
          <w:rFonts w:ascii="Times" w:hAnsi="Times"/>
          <w:i/>
          <w:iCs/>
          <w:color w:val="000000" w:themeColor="text1"/>
          <w:szCs w:val="28"/>
        </w:rPr>
        <w:t>Chiromania</w:t>
      </w:r>
      <w:proofErr w:type="spellEnd"/>
      <w:r w:rsidRPr="00DA2B92">
        <w:rPr>
          <w:rFonts w:ascii="Times" w:hAnsi="Times"/>
          <w:i/>
          <w:iCs/>
          <w:color w:val="000000" w:themeColor="text1"/>
          <w:szCs w:val="28"/>
        </w:rPr>
        <w:t>, or a Treatise on Rhetorical Delivery</w:t>
      </w:r>
      <w:r>
        <w:rPr>
          <w:rFonts w:ascii="Times" w:hAnsi="Times"/>
          <w:color w:val="000000" w:themeColor="text1"/>
          <w:szCs w:val="28"/>
        </w:rPr>
        <w:t>. London, 1</w:t>
      </w:r>
      <w:r w:rsidRPr="00DA2B92">
        <w:rPr>
          <w:rFonts w:ascii="Times" w:hAnsi="Times"/>
          <w:color w:val="000000" w:themeColor="text1"/>
          <w:szCs w:val="28"/>
        </w:rPr>
        <w:t>806</w:t>
      </w:r>
      <w:r>
        <w:rPr>
          <w:rFonts w:ascii="Times" w:hAnsi="Times"/>
          <w:color w:val="000000" w:themeColor="text1"/>
          <w:szCs w:val="28"/>
        </w:rPr>
        <w:t>.</w:t>
      </w:r>
    </w:p>
    <w:p w14:paraId="527F430F" w14:textId="77777777" w:rsidR="00916EA7" w:rsidRPr="00916EA7" w:rsidRDefault="00916EA7" w:rsidP="00916EA7">
      <w:pPr>
        <w:spacing w:line="360" w:lineRule="auto"/>
        <w:rPr>
          <w:rFonts w:ascii="Times" w:hAnsi="Times"/>
          <w:b/>
          <w:color w:val="000000" w:themeColor="text1"/>
          <w:szCs w:val="28"/>
        </w:rPr>
      </w:pPr>
    </w:p>
    <w:p w14:paraId="5F05DA2E" w14:textId="77777777" w:rsidR="00155984" w:rsidRPr="00892AD8" w:rsidRDefault="00155984" w:rsidP="00155984">
      <w:pPr>
        <w:pStyle w:val="EndnoteText"/>
        <w:spacing w:after="0"/>
        <w:ind w:left="144" w:hanging="144"/>
        <w:rPr>
          <w:rFonts w:ascii="Times" w:hAnsi="Times"/>
          <w:color w:val="000000" w:themeColor="text1"/>
        </w:rPr>
      </w:pPr>
      <w:r w:rsidRPr="00943E97">
        <w:rPr>
          <w:rFonts w:ascii="Times" w:hAnsi="Times"/>
          <w:color w:val="000000" w:themeColor="text1"/>
        </w:rPr>
        <w:t>Barry, Kevin</w:t>
      </w:r>
      <w:r>
        <w:rPr>
          <w:rFonts w:ascii="Times" w:hAnsi="Times"/>
          <w:color w:val="000000" w:themeColor="text1"/>
        </w:rPr>
        <w:t>,</w:t>
      </w:r>
      <w:r w:rsidRPr="00943E97">
        <w:rPr>
          <w:rFonts w:ascii="Times" w:hAnsi="Times"/>
          <w:color w:val="000000" w:themeColor="text1"/>
        </w:rPr>
        <w:t xml:space="preserve"> </w:t>
      </w:r>
      <w:r w:rsidRPr="00943E97">
        <w:rPr>
          <w:rFonts w:ascii="Times" w:hAnsi="Times" w:cs="Arial"/>
          <w:i/>
          <w:iCs/>
          <w:color w:val="000000" w:themeColor="text1"/>
        </w:rPr>
        <w:t>Language, Music, and the Sign: A Study in Aesthetics, Poetics and Poetic</w:t>
      </w:r>
      <w:r w:rsidRPr="00943E97">
        <w:rPr>
          <w:rFonts w:ascii="Times" w:hAnsi="Times" w:cs="Arial"/>
          <w:color w:val="000000" w:themeColor="text1"/>
        </w:rPr>
        <w:t xml:space="preserve"> </w:t>
      </w:r>
      <w:r w:rsidRPr="004877DA">
        <w:rPr>
          <w:rFonts w:ascii="Times" w:hAnsi="Times" w:cs="Arial"/>
          <w:i/>
          <w:iCs/>
          <w:color w:val="000000" w:themeColor="text1"/>
        </w:rPr>
        <w:t>Practice</w:t>
      </w:r>
      <w:r>
        <w:rPr>
          <w:rFonts w:ascii="Times" w:hAnsi="Times" w:cs="Arial"/>
          <w:i/>
          <w:iCs/>
          <w:color w:val="000000" w:themeColor="text1"/>
        </w:rPr>
        <w:t>.</w:t>
      </w:r>
      <w:r w:rsidRPr="004877DA">
        <w:rPr>
          <w:rFonts w:ascii="Times" w:hAnsi="Times" w:cs="Arial"/>
          <w:i/>
          <w:iCs/>
          <w:color w:val="000000" w:themeColor="text1"/>
        </w:rPr>
        <w:t xml:space="preserve"> </w:t>
      </w:r>
      <w:r w:rsidRPr="00892AD8">
        <w:rPr>
          <w:rFonts w:ascii="Times" w:hAnsi="Times" w:cs="Arial"/>
          <w:color w:val="000000" w:themeColor="text1"/>
        </w:rPr>
        <w:t>Cambridge</w:t>
      </w:r>
      <w:r>
        <w:rPr>
          <w:rFonts w:ascii="Times" w:hAnsi="Times" w:cs="Arial"/>
          <w:color w:val="000000" w:themeColor="text1"/>
        </w:rPr>
        <w:t>:</w:t>
      </w:r>
      <w:r w:rsidRPr="00892AD8">
        <w:rPr>
          <w:rFonts w:ascii="Times" w:hAnsi="Times" w:cs="Arial"/>
          <w:color w:val="000000" w:themeColor="text1"/>
        </w:rPr>
        <w:t xml:space="preserve"> C</w:t>
      </w:r>
      <w:r>
        <w:rPr>
          <w:rFonts w:ascii="Times" w:hAnsi="Times" w:cs="Arial"/>
          <w:color w:val="000000" w:themeColor="text1"/>
        </w:rPr>
        <w:t>ambridge University Press</w:t>
      </w:r>
      <w:r w:rsidRPr="00892AD8">
        <w:rPr>
          <w:rFonts w:ascii="Times" w:hAnsi="Times" w:cs="Arial"/>
          <w:color w:val="000000" w:themeColor="text1"/>
        </w:rPr>
        <w:t xml:space="preserve">, 1987. </w:t>
      </w:r>
    </w:p>
    <w:p w14:paraId="7E90109E" w14:textId="77777777" w:rsidR="00155984" w:rsidRDefault="00155984" w:rsidP="00155984">
      <w:pPr>
        <w:spacing w:line="360" w:lineRule="auto"/>
        <w:rPr>
          <w:rFonts w:ascii="Times" w:hAnsi="Times"/>
          <w:b/>
          <w:color w:val="000000" w:themeColor="text1"/>
          <w:szCs w:val="28"/>
        </w:rPr>
      </w:pPr>
    </w:p>
    <w:p w14:paraId="77DA6B8A" w14:textId="77777777" w:rsidR="00155984" w:rsidRDefault="00155984" w:rsidP="00155984">
      <w:pPr>
        <w:pStyle w:val="EndnoteText"/>
        <w:spacing w:after="0"/>
        <w:ind w:firstLine="0"/>
        <w:rPr>
          <w:rFonts w:ascii="Times" w:hAnsi="Times"/>
          <w:color w:val="000000" w:themeColor="text1"/>
        </w:rPr>
      </w:pPr>
      <w:r>
        <w:rPr>
          <w:rFonts w:ascii="Times" w:hAnsi="Times"/>
          <w:color w:val="000000" w:themeColor="text1"/>
        </w:rPr>
        <w:t xml:space="preserve">Beattie, James, </w:t>
      </w:r>
      <w:r w:rsidRPr="00364C6A">
        <w:rPr>
          <w:rFonts w:ascii="Times" w:hAnsi="Times"/>
          <w:i/>
          <w:color w:val="000000" w:themeColor="text1"/>
        </w:rPr>
        <w:t>Dissert</w:t>
      </w:r>
      <w:r w:rsidRPr="001E416A">
        <w:rPr>
          <w:rFonts w:ascii="Times" w:hAnsi="Times"/>
          <w:i/>
          <w:iCs/>
          <w:color w:val="000000" w:themeColor="text1"/>
          <w:szCs w:val="28"/>
        </w:rPr>
        <w:t>ations</w:t>
      </w:r>
      <w:r w:rsidRPr="00DA2B92">
        <w:rPr>
          <w:rFonts w:ascii="Times" w:hAnsi="Times"/>
          <w:i/>
          <w:iCs/>
          <w:color w:val="000000" w:themeColor="text1"/>
          <w:szCs w:val="28"/>
        </w:rPr>
        <w:t xml:space="preserve"> Moral and Critical</w:t>
      </w:r>
      <w:r>
        <w:rPr>
          <w:rFonts w:ascii="Times" w:hAnsi="Times"/>
          <w:color w:val="000000" w:themeColor="text1"/>
          <w:szCs w:val="28"/>
        </w:rPr>
        <w:t xml:space="preserve">. London and Edinburgh, </w:t>
      </w:r>
      <w:r w:rsidRPr="00DA2B92">
        <w:rPr>
          <w:rFonts w:ascii="Times" w:hAnsi="Times"/>
          <w:color w:val="000000" w:themeColor="text1"/>
          <w:szCs w:val="28"/>
        </w:rPr>
        <w:t>1783</w:t>
      </w:r>
      <w:r>
        <w:rPr>
          <w:rFonts w:ascii="Times" w:hAnsi="Times"/>
          <w:color w:val="000000" w:themeColor="text1"/>
          <w:szCs w:val="28"/>
        </w:rPr>
        <w:t>.</w:t>
      </w:r>
    </w:p>
    <w:p w14:paraId="26BDECF5" w14:textId="77777777" w:rsidR="00155984" w:rsidRPr="00943E97" w:rsidRDefault="00155984" w:rsidP="00155984">
      <w:pPr>
        <w:pStyle w:val="EndnoteText"/>
        <w:spacing w:after="0"/>
        <w:ind w:firstLine="0"/>
        <w:rPr>
          <w:rFonts w:ascii="Times" w:hAnsi="Times"/>
          <w:color w:val="000000" w:themeColor="text1"/>
        </w:rPr>
      </w:pPr>
    </w:p>
    <w:p w14:paraId="5F383264" w14:textId="77777777" w:rsidR="00155984" w:rsidRDefault="00155984" w:rsidP="00155984">
      <w:pPr>
        <w:spacing w:line="360" w:lineRule="auto"/>
        <w:rPr>
          <w:rFonts w:ascii="Times" w:hAnsi="Times"/>
          <w:b/>
          <w:color w:val="000000" w:themeColor="text1"/>
          <w:szCs w:val="28"/>
        </w:rPr>
      </w:pPr>
      <w:r w:rsidRPr="00DA2B92">
        <w:rPr>
          <w:rFonts w:ascii="Times" w:hAnsi="Times"/>
          <w:color w:val="000000" w:themeColor="text1"/>
          <w:szCs w:val="28"/>
          <w:shd w:val="clear" w:color="auto" w:fill="FFFFFF"/>
        </w:rPr>
        <w:t>Brown</w:t>
      </w:r>
      <w:r w:rsidRPr="00DA2B92">
        <w:rPr>
          <w:rFonts w:ascii="Times" w:hAnsi="Times"/>
          <w:i/>
          <w:iCs/>
          <w:color w:val="000000" w:themeColor="text1"/>
          <w:szCs w:val="28"/>
          <w:shd w:val="clear" w:color="auto" w:fill="FFFFFF"/>
        </w:rPr>
        <w:t xml:space="preserve">, </w:t>
      </w:r>
      <w:r w:rsidRPr="00DA2B92">
        <w:rPr>
          <w:rFonts w:ascii="Times" w:hAnsi="Times"/>
          <w:color w:val="000000" w:themeColor="text1"/>
          <w:szCs w:val="28"/>
          <w:shd w:val="clear" w:color="auto" w:fill="FFFFFF"/>
        </w:rPr>
        <w:t>Clive</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w:t>
      </w:r>
      <w:r w:rsidRPr="00DA2B92">
        <w:rPr>
          <w:rFonts w:ascii="Times" w:hAnsi="Times"/>
          <w:i/>
          <w:iCs/>
          <w:color w:val="000000" w:themeColor="text1"/>
          <w:szCs w:val="28"/>
          <w:shd w:val="clear" w:color="auto" w:fill="FFFFFF"/>
        </w:rPr>
        <w:t>Classical and Romantic Performing Practice, 1750-1900</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Oxford</w:t>
      </w:r>
      <w:r>
        <w:rPr>
          <w:rFonts w:ascii="Times" w:hAnsi="Times"/>
          <w:color w:val="000000" w:themeColor="text1"/>
          <w:szCs w:val="28"/>
          <w:shd w:val="clear" w:color="auto" w:fill="FFFFFF"/>
        </w:rPr>
        <w:t xml:space="preserve">: Oxford University Press, </w:t>
      </w:r>
      <w:r w:rsidRPr="00DA2B92">
        <w:rPr>
          <w:rFonts w:ascii="Times" w:hAnsi="Times"/>
          <w:color w:val="000000" w:themeColor="text1"/>
          <w:szCs w:val="28"/>
          <w:shd w:val="clear" w:color="auto" w:fill="FFFFFF"/>
        </w:rPr>
        <w:t>1999</w:t>
      </w:r>
      <w:r>
        <w:rPr>
          <w:rFonts w:ascii="Times" w:hAnsi="Times"/>
          <w:color w:val="000000" w:themeColor="text1"/>
          <w:szCs w:val="28"/>
          <w:shd w:val="clear" w:color="auto" w:fill="FFFFFF"/>
        </w:rPr>
        <w:t>.</w:t>
      </w:r>
      <w:r w:rsidRPr="00DA2B92">
        <w:rPr>
          <w:rFonts w:ascii="Times" w:hAnsi="Times"/>
          <w:color w:val="000000" w:themeColor="text1"/>
          <w:szCs w:val="28"/>
          <w:shd w:val="clear" w:color="auto" w:fill="FFFFFF"/>
        </w:rPr>
        <w:t xml:space="preserve">  </w:t>
      </w:r>
    </w:p>
    <w:p w14:paraId="71B30E9D" w14:textId="77777777" w:rsidR="00283D55" w:rsidRDefault="00283D55" w:rsidP="00155984">
      <w:pPr>
        <w:pStyle w:val="EndnoteText"/>
        <w:spacing w:after="0"/>
        <w:ind w:firstLine="0"/>
        <w:rPr>
          <w:rFonts w:ascii="Times" w:hAnsi="Times"/>
          <w:color w:val="000000" w:themeColor="text1"/>
        </w:rPr>
      </w:pPr>
    </w:p>
    <w:p w14:paraId="27D45711" w14:textId="0A797CBD" w:rsidR="00155984" w:rsidRDefault="00155984" w:rsidP="00155984">
      <w:pPr>
        <w:pStyle w:val="EndnoteText"/>
        <w:spacing w:after="0"/>
        <w:ind w:firstLine="0"/>
        <w:rPr>
          <w:rFonts w:ascii="Times" w:hAnsi="Times"/>
          <w:color w:val="000000" w:themeColor="text1"/>
        </w:rPr>
      </w:pPr>
      <w:r w:rsidRPr="00F477E1">
        <w:rPr>
          <w:rFonts w:ascii="Times" w:hAnsi="Times"/>
          <w:color w:val="000000" w:themeColor="text1"/>
        </w:rPr>
        <w:t>Brown, Marshall</w:t>
      </w:r>
      <w:r>
        <w:rPr>
          <w:rFonts w:ascii="Times" w:hAnsi="Times"/>
          <w:color w:val="000000" w:themeColor="text1"/>
        </w:rPr>
        <w:t>,</w:t>
      </w:r>
      <w:r w:rsidRPr="00F477E1">
        <w:rPr>
          <w:rFonts w:ascii="Times" w:hAnsi="Times"/>
          <w:color w:val="000000" w:themeColor="text1"/>
        </w:rPr>
        <w:t xml:space="preserve"> “</w:t>
      </w:r>
      <w:r w:rsidRPr="00943E97">
        <w:rPr>
          <w:rFonts w:ascii="Times" w:eastAsiaTheme="minorHAnsi" w:hAnsi="Times" w:cstheme="minorBidi"/>
          <w:color w:val="000000" w:themeColor="text1"/>
        </w:rPr>
        <w:t>Unheard Melodies: The Force of Form</w:t>
      </w:r>
      <w:r w:rsidRPr="00943E97">
        <w:rPr>
          <w:rFonts w:ascii="Times" w:hAnsi="Times"/>
          <w:color w:val="000000" w:themeColor="text1"/>
        </w:rPr>
        <w:t>”</w:t>
      </w:r>
      <w:r>
        <w:rPr>
          <w:rFonts w:ascii="Times" w:hAnsi="Times"/>
          <w:color w:val="000000" w:themeColor="text1"/>
        </w:rPr>
        <w:t xml:space="preserve">. </w:t>
      </w:r>
      <w:r w:rsidRPr="00943E97">
        <w:rPr>
          <w:rFonts w:ascii="Times" w:hAnsi="Times"/>
          <w:i/>
          <w:iCs/>
          <w:color w:val="000000" w:themeColor="text1"/>
        </w:rPr>
        <w:t>PMLA. Publications of the Modern Language Association of America</w:t>
      </w:r>
      <w:r>
        <w:rPr>
          <w:rFonts w:ascii="Times" w:hAnsi="Times"/>
          <w:i/>
          <w:iCs/>
          <w:color w:val="000000" w:themeColor="text1"/>
        </w:rPr>
        <w:t>,</w:t>
      </w:r>
      <w:r w:rsidRPr="00943E97">
        <w:rPr>
          <w:rFonts w:ascii="Times" w:hAnsi="Times"/>
          <w:i/>
          <w:iCs/>
          <w:color w:val="000000" w:themeColor="text1"/>
        </w:rPr>
        <w:t xml:space="preserve"> </w:t>
      </w:r>
      <w:r w:rsidRPr="00943E97">
        <w:rPr>
          <w:rFonts w:ascii="Times" w:hAnsi="Times"/>
          <w:color w:val="000000" w:themeColor="text1"/>
        </w:rPr>
        <w:t>May 1992</w:t>
      </w:r>
      <w:r>
        <w:rPr>
          <w:rFonts w:ascii="Times" w:hAnsi="Times"/>
          <w:color w:val="000000" w:themeColor="text1"/>
        </w:rPr>
        <w:t>,</w:t>
      </w:r>
      <w:r w:rsidRPr="00943E97">
        <w:rPr>
          <w:rFonts w:ascii="Times" w:hAnsi="Times"/>
          <w:color w:val="000000" w:themeColor="text1"/>
        </w:rPr>
        <w:t xml:space="preserve"> 465-481.</w:t>
      </w:r>
    </w:p>
    <w:p w14:paraId="181CE43F" w14:textId="77777777" w:rsidR="00155984" w:rsidRDefault="00155984" w:rsidP="00155984">
      <w:pPr>
        <w:spacing w:line="360" w:lineRule="auto"/>
      </w:pPr>
    </w:p>
    <w:p w14:paraId="276CF9CA" w14:textId="77777777" w:rsidR="00155984" w:rsidRDefault="00155984" w:rsidP="00155984">
      <w:pPr>
        <w:spacing w:line="360" w:lineRule="auto"/>
        <w:rPr>
          <w:rFonts w:ascii="Times" w:hAnsi="Times"/>
          <w:iCs/>
          <w:color w:val="000000" w:themeColor="text1"/>
          <w:szCs w:val="28"/>
        </w:rPr>
      </w:pPr>
      <w:r>
        <w:t xml:space="preserve">Burgh, James, </w:t>
      </w:r>
      <w:r>
        <w:rPr>
          <w:rFonts w:ascii="Times" w:hAnsi="Times"/>
          <w:i/>
          <w:iCs/>
          <w:color w:val="000000" w:themeColor="text1"/>
          <w:szCs w:val="28"/>
        </w:rPr>
        <w:t>The A</w:t>
      </w:r>
      <w:r w:rsidRPr="00DA2B92">
        <w:rPr>
          <w:rFonts w:ascii="Times" w:hAnsi="Times"/>
          <w:i/>
          <w:iCs/>
          <w:color w:val="000000" w:themeColor="text1"/>
          <w:szCs w:val="28"/>
        </w:rPr>
        <w:t xml:space="preserve">rt of </w:t>
      </w:r>
      <w:r>
        <w:rPr>
          <w:rFonts w:ascii="Times" w:hAnsi="Times"/>
          <w:i/>
          <w:iCs/>
          <w:color w:val="000000" w:themeColor="text1"/>
          <w:szCs w:val="28"/>
        </w:rPr>
        <w:t xml:space="preserve">Speaking. </w:t>
      </w:r>
      <w:r>
        <w:rPr>
          <w:rFonts w:ascii="Times" w:hAnsi="Times"/>
          <w:iCs/>
          <w:color w:val="000000" w:themeColor="text1"/>
          <w:szCs w:val="28"/>
        </w:rPr>
        <w:t>London, 1762.</w:t>
      </w:r>
    </w:p>
    <w:p w14:paraId="2A7AE953" w14:textId="7173B841" w:rsidR="00916EA7" w:rsidRDefault="00916EA7" w:rsidP="00155984">
      <w:pPr>
        <w:spacing w:line="360" w:lineRule="auto"/>
        <w:rPr>
          <w:ins w:id="72" w:author="Mina Gorji" w:date="2022-09-21T10:14:00Z"/>
          <w:rFonts w:ascii="Times" w:hAnsi="Times"/>
          <w:iCs/>
          <w:color w:val="000000" w:themeColor="text1"/>
          <w:szCs w:val="28"/>
        </w:rPr>
      </w:pPr>
    </w:p>
    <w:p w14:paraId="7F707FB5" w14:textId="643393E9" w:rsidR="00ED2766" w:rsidRDefault="00ED2766" w:rsidP="00155984">
      <w:pPr>
        <w:spacing w:line="360" w:lineRule="auto"/>
        <w:rPr>
          <w:ins w:id="73" w:author="Mina Gorji" w:date="2022-09-21T10:14:00Z"/>
          <w:rFonts w:ascii="Times" w:hAnsi="Times"/>
          <w:iCs/>
          <w:color w:val="000000" w:themeColor="text1"/>
          <w:szCs w:val="28"/>
        </w:rPr>
      </w:pPr>
      <w:ins w:id="74" w:author="Mina Gorji" w:date="2022-09-21T10:14:00Z">
        <w:r w:rsidRPr="00ED2766">
          <w:rPr>
            <w:rFonts w:ascii="Times" w:hAnsi="Times"/>
            <w:iCs/>
            <w:color w:val="000000" w:themeColor="text1"/>
            <w:szCs w:val="28"/>
          </w:rPr>
          <w:t xml:space="preserve">Burney, </w:t>
        </w:r>
        <w:r>
          <w:rPr>
            <w:rFonts w:ascii="Times" w:hAnsi="Times"/>
            <w:iCs/>
            <w:color w:val="000000" w:themeColor="text1"/>
            <w:szCs w:val="28"/>
          </w:rPr>
          <w:t xml:space="preserve">Charles, </w:t>
        </w:r>
        <w:r w:rsidRPr="00ED2766">
          <w:rPr>
            <w:rFonts w:ascii="Times" w:hAnsi="Times"/>
            <w:i/>
            <w:iCs/>
            <w:color w:val="000000" w:themeColor="text1"/>
            <w:szCs w:val="28"/>
          </w:rPr>
          <w:t>General History of Music,</w:t>
        </w:r>
        <w:r w:rsidRPr="00ED2766">
          <w:rPr>
            <w:rFonts w:ascii="Times" w:hAnsi="Times"/>
            <w:iCs/>
            <w:color w:val="000000" w:themeColor="text1"/>
            <w:szCs w:val="28"/>
          </w:rPr>
          <w:t xml:space="preserve"> II</w:t>
        </w:r>
        <w:r>
          <w:rPr>
            <w:rFonts w:ascii="Times" w:hAnsi="Times"/>
            <w:iCs/>
            <w:color w:val="000000" w:themeColor="text1"/>
            <w:szCs w:val="28"/>
          </w:rPr>
          <w:t xml:space="preserve">. London, </w:t>
        </w:r>
        <w:r w:rsidRPr="00ED2766">
          <w:rPr>
            <w:rFonts w:ascii="Times" w:hAnsi="Times"/>
            <w:iCs/>
            <w:color w:val="000000" w:themeColor="text1"/>
            <w:szCs w:val="28"/>
          </w:rPr>
          <w:t>1775</w:t>
        </w:r>
        <w:r>
          <w:rPr>
            <w:rFonts w:ascii="Times" w:hAnsi="Times"/>
            <w:iCs/>
            <w:color w:val="000000" w:themeColor="text1"/>
            <w:szCs w:val="28"/>
          </w:rPr>
          <w:t>.</w:t>
        </w:r>
      </w:ins>
    </w:p>
    <w:p w14:paraId="07440F42" w14:textId="77777777" w:rsidR="00ED2766" w:rsidRDefault="00ED2766" w:rsidP="00155984">
      <w:pPr>
        <w:spacing w:line="360" w:lineRule="auto"/>
        <w:rPr>
          <w:rFonts w:ascii="Times" w:hAnsi="Times"/>
          <w:iCs/>
          <w:color w:val="000000" w:themeColor="text1"/>
          <w:szCs w:val="28"/>
        </w:rPr>
      </w:pPr>
    </w:p>
    <w:p w14:paraId="0B5D12D2" w14:textId="71FDA39E" w:rsidR="00155984" w:rsidRDefault="00155984" w:rsidP="00155984">
      <w:pPr>
        <w:spacing w:line="360" w:lineRule="auto"/>
      </w:pPr>
      <w:proofErr w:type="spellStart"/>
      <w:r>
        <w:t>Burwick</w:t>
      </w:r>
      <w:proofErr w:type="spellEnd"/>
      <w:r>
        <w:t xml:space="preserve">, Fred, “Coleridge’s Conversation Poems: Thinking the Thinker”. </w:t>
      </w:r>
      <w:r>
        <w:rPr>
          <w:i/>
          <w:iCs/>
        </w:rPr>
        <w:t>Romanticism</w:t>
      </w:r>
      <w:r>
        <w:t>, 14.2 (2008), 168-182.</w:t>
      </w:r>
    </w:p>
    <w:p w14:paraId="0CA7B146" w14:textId="77777777" w:rsidR="00155984" w:rsidRDefault="00155984" w:rsidP="00155984">
      <w:pPr>
        <w:pStyle w:val="EndnoteText"/>
        <w:spacing w:after="0"/>
        <w:ind w:firstLine="0"/>
        <w:rPr>
          <w:rFonts w:ascii="Times" w:hAnsi="Times"/>
          <w:color w:val="000000" w:themeColor="text1"/>
        </w:rPr>
      </w:pPr>
    </w:p>
    <w:p w14:paraId="184879A3" w14:textId="77777777" w:rsidR="00155984" w:rsidRDefault="00155984" w:rsidP="00155984">
      <w:pPr>
        <w:spacing w:line="360" w:lineRule="auto"/>
        <w:rPr>
          <w:rFonts w:ascii="Times" w:hAnsi="Times"/>
          <w:color w:val="000000" w:themeColor="text1"/>
          <w:szCs w:val="28"/>
        </w:rPr>
      </w:pPr>
      <w:r>
        <w:rPr>
          <w:rFonts w:ascii="Times" w:hAnsi="Times"/>
          <w:color w:val="000000" w:themeColor="text1"/>
          <w:szCs w:val="28"/>
        </w:rPr>
        <w:t>Coleridge,</w:t>
      </w:r>
      <w:r>
        <w:rPr>
          <w:rFonts w:ascii="Times" w:hAnsi="Times"/>
          <w:i/>
          <w:iCs/>
          <w:color w:val="000000" w:themeColor="text1"/>
          <w:szCs w:val="28"/>
        </w:rPr>
        <w:t xml:space="preserve"> </w:t>
      </w:r>
      <w:r>
        <w:rPr>
          <w:rFonts w:ascii="Times" w:hAnsi="Times"/>
          <w:iCs/>
          <w:color w:val="000000" w:themeColor="text1"/>
          <w:szCs w:val="28"/>
        </w:rPr>
        <w:t xml:space="preserve">Samuel Taylor, </w:t>
      </w:r>
      <w:r>
        <w:rPr>
          <w:rFonts w:ascii="Times" w:hAnsi="Times"/>
          <w:i/>
          <w:iCs/>
          <w:color w:val="000000" w:themeColor="text1"/>
          <w:szCs w:val="28"/>
        </w:rPr>
        <w:t>Collected Letters of Samuel Taylor Coleridge,</w:t>
      </w:r>
      <w:r>
        <w:rPr>
          <w:rFonts w:ascii="Times" w:hAnsi="Times"/>
          <w:color w:val="000000" w:themeColor="text1"/>
          <w:szCs w:val="28"/>
        </w:rPr>
        <w:t xml:space="preserve"> ed. Earl Leslie Griggs (6 vols). Oxford: Oxford University Press, 1956-</w:t>
      </w:r>
    </w:p>
    <w:p w14:paraId="2F6F2653" w14:textId="77777777" w:rsidR="00155984" w:rsidRDefault="00155984" w:rsidP="00155984">
      <w:pPr>
        <w:spacing w:line="360" w:lineRule="auto"/>
        <w:rPr>
          <w:rFonts w:ascii="Times" w:hAnsi="Times"/>
          <w:color w:val="000000" w:themeColor="text1"/>
          <w:szCs w:val="28"/>
        </w:rPr>
      </w:pPr>
    </w:p>
    <w:p w14:paraId="561E1C43" w14:textId="77777777" w:rsidR="00155984" w:rsidRDefault="00155984" w:rsidP="00155984">
      <w:pPr>
        <w:spacing w:line="360" w:lineRule="auto"/>
        <w:rPr>
          <w:rFonts w:ascii="Times" w:hAnsi="Times"/>
          <w:color w:val="000000" w:themeColor="text1"/>
          <w:szCs w:val="28"/>
        </w:rPr>
      </w:pPr>
      <w:r>
        <w:rPr>
          <w:rFonts w:ascii="Times" w:hAnsi="Times"/>
          <w:color w:val="000000" w:themeColor="text1"/>
          <w:szCs w:val="28"/>
        </w:rPr>
        <w:lastRenderedPageBreak/>
        <w:t xml:space="preserve">Coleridge, Samuel Taylor, </w:t>
      </w:r>
      <w:r>
        <w:rPr>
          <w:rFonts w:ascii="Times" w:hAnsi="Times"/>
          <w:i/>
          <w:iCs/>
          <w:color w:val="000000" w:themeColor="text1"/>
          <w:szCs w:val="28"/>
        </w:rPr>
        <w:t xml:space="preserve">The Notebooks of Samuel Taylor Coleridge, </w:t>
      </w:r>
      <w:r w:rsidRPr="00364C6A">
        <w:rPr>
          <w:rFonts w:ascii="Times" w:hAnsi="Times"/>
          <w:iCs/>
          <w:color w:val="000000" w:themeColor="text1"/>
          <w:szCs w:val="28"/>
        </w:rPr>
        <w:t>ed. Kathleen Coburn</w:t>
      </w:r>
      <w:r>
        <w:rPr>
          <w:rFonts w:ascii="Times" w:hAnsi="Times"/>
          <w:color w:val="000000" w:themeColor="text1"/>
          <w:szCs w:val="28"/>
        </w:rPr>
        <w:t>. Princeton: Princeton University Press, 1957-</w:t>
      </w:r>
    </w:p>
    <w:p w14:paraId="5C2F1593" w14:textId="77777777" w:rsidR="00155984" w:rsidRDefault="00155984" w:rsidP="00155984">
      <w:pPr>
        <w:spacing w:line="360" w:lineRule="auto"/>
        <w:rPr>
          <w:rFonts w:ascii="Times" w:hAnsi="Times"/>
          <w:color w:val="000000" w:themeColor="text1"/>
          <w:szCs w:val="28"/>
        </w:rPr>
      </w:pPr>
    </w:p>
    <w:p w14:paraId="155B7D13" w14:textId="77777777" w:rsidR="00155984" w:rsidRPr="000A677C" w:rsidRDefault="00155984" w:rsidP="00155984">
      <w:pPr>
        <w:spacing w:line="360" w:lineRule="auto"/>
        <w:rPr>
          <w:rFonts w:ascii="Times" w:eastAsiaTheme="majorEastAsia" w:hAnsi="Times"/>
          <w:color w:val="000000" w:themeColor="text1"/>
        </w:rPr>
      </w:pPr>
      <w:r w:rsidRPr="000A677C">
        <w:rPr>
          <w:rFonts w:ascii="Times" w:eastAsiaTheme="majorEastAsia" w:hAnsi="Times"/>
          <w:color w:val="000000" w:themeColor="text1"/>
        </w:rPr>
        <w:t xml:space="preserve">Coleridge, </w:t>
      </w:r>
      <w:r>
        <w:rPr>
          <w:rFonts w:ascii="Times" w:eastAsiaTheme="majorEastAsia" w:hAnsi="Times"/>
          <w:color w:val="000000" w:themeColor="text1"/>
        </w:rPr>
        <w:t xml:space="preserve">Samuel Taylor, </w:t>
      </w:r>
      <w:r w:rsidRPr="000A677C">
        <w:rPr>
          <w:rFonts w:ascii="Times" w:eastAsiaTheme="majorEastAsia" w:hAnsi="Times"/>
          <w:i/>
          <w:iCs/>
          <w:color w:val="000000" w:themeColor="text1"/>
        </w:rPr>
        <w:t xml:space="preserve">Poetical Works I, </w:t>
      </w:r>
      <w:r w:rsidRPr="000A677C">
        <w:rPr>
          <w:rFonts w:ascii="Times" w:eastAsiaTheme="majorEastAsia" w:hAnsi="Times"/>
          <w:color w:val="000000" w:themeColor="text1"/>
        </w:rPr>
        <w:t>ed. J. C.C. Mays</w:t>
      </w:r>
      <w:r>
        <w:rPr>
          <w:rFonts w:ascii="Times" w:eastAsiaTheme="majorEastAsia" w:hAnsi="Times"/>
          <w:color w:val="000000" w:themeColor="text1"/>
        </w:rPr>
        <w:t>.  Princeton: Princeton University Press, 2002.</w:t>
      </w:r>
    </w:p>
    <w:p w14:paraId="71D9FF1E" w14:textId="77777777" w:rsidR="00155984" w:rsidRPr="00364C6A" w:rsidRDefault="00155984" w:rsidP="00155984">
      <w:pPr>
        <w:spacing w:line="360" w:lineRule="auto"/>
        <w:rPr>
          <w:rFonts w:ascii="Times" w:hAnsi="Times"/>
          <w:b/>
          <w:color w:val="000000" w:themeColor="text1"/>
          <w:szCs w:val="28"/>
        </w:rPr>
      </w:pPr>
    </w:p>
    <w:p w14:paraId="531D0B19" w14:textId="77777777" w:rsidR="00155984" w:rsidRPr="000E1237" w:rsidRDefault="00155984" w:rsidP="00155984">
      <w:pPr>
        <w:spacing w:line="360" w:lineRule="auto"/>
        <w:rPr>
          <w:rFonts w:ascii="Times" w:hAnsi="Times"/>
          <w:color w:val="000000" w:themeColor="text1"/>
          <w:szCs w:val="28"/>
        </w:rPr>
      </w:pPr>
      <w:r w:rsidRPr="000E1237">
        <w:rPr>
          <w:rFonts w:ascii="Times" w:hAnsi="Times"/>
          <w:color w:val="000000" w:themeColor="text1"/>
          <w:szCs w:val="28"/>
        </w:rPr>
        <w:t>Coleridge, Samuel Taylor</w:t>
      </w:r>
      <w:r>
        <w:rPr>
          <w:rFonts w:ascii="Times" w:hAnsi="Times"/>
          <w:color w:val="000000" w:themeColor="text1"/>
          <w:szCs w:val="28"/>
        </w:rPr>
        <w:t xml:space="preserve">, </w:t>
      </w:r>
      <w:r w:rsidRPr="000E1237">
        <w:rPr>
          <w:rFonts w:ascii="Times" w:hAnsi="Times"/>
          <w:i/>
          <w:iCs/>
          <w:color w:val="000000" w:themeColor="text1"/>
          <w:szCs w:val="28"/>
        </w:rPr>
        <w:t xml:space="preserve">A Book I Value.  Selected </w:t>
      </w:r>
      <w:r w:rsidRPr="000E1237">
        <w:rPr>
          <w:rFonts w:ascii="Times" w:hAnsi="Times"/>
          <w:color w:val="000000" w:themeColor="text1"/>
          <w:szCs w:val="28"/>
        </w:rPr>
        <w:t>Marginalia, ed. H.J. Jackson</w:t>
      </w:r>
      <w:r>
        <w:rPr>
          <w:rFonts w:ascii="Times" w:hAnsi="Times"/>
          <w:color w:val="000000" w:themeColor="text1"/>
          <w:szCs w:val="28"/>
        </w:rPr>
        <w:t>.</w:t>
      </w:r>
      <w:r w:rsidRPr="000E1237">
        <w:rPr>
          <w:rFonts w:ascii="Times" w:hAnsi="Times"/>
          <w:color w:val="000000" w:themeColor="text1"/>
          <w:szCs w:val="28"/>
        </w:rPr>
        <w:t xml:space="preserve"> Princeton University Press</w:t>
      </w:r>
      <w:r>
        <w:rPr>
          <w:rFonts w:ascii="Times" w:hAnsi="Times"/>
          <w:color w:val="000000" w:themeColor="text1"/>
          <w:szCs w:val="28"/>
        </w:rPr>
        <w:t>:</w:t>
      </w:r>
      <w:r w:rsidRPr="000E1237">
        <w:rPr>
          <w:rFonts w:ascii="Times" w:hAnsi="Times"/>
          <w:color w:val="000000" w:themeColor="text1"/>
          <w:szCs w:val="28"/>
        </w:rPr>
        <w:t xml:space="preserve"> Princeton and Oxford, 2003.</w:t>
      </w:r>
    </w:p>
    <w:p w14:paraId="1C3F98D3" w14:textId="77777777" w:rsidR="00155984" w:rsidRDefault="00155984" w:rsidP="00155984">
      <w:pPr>
        <w:spacing w:line="360" w:lineRule="auto"/>
        <w:rPr>
          <w:rFonts w:ascii="Times" w:hAnsi="Times"/>
          <w:color w:val="000000" w:themeColor="text1"/>
          <w:szCs w:val="28"/>
        </w:rPr>
      </w:pPr>
    </w:p>
    <w:p w14:paraId="296962CD" w14:textId="1569D600" w:rsidR="00155984" w:rsidRDefault="00155984" w:rsidP="00155984">
      <w:pPr>
        <w:spacing w:line="360" w:lineRule="auto"/>
        <w:rPr>
          <w:rFonts w:ascii="Times" w:eastAsiaTheme="majorEastAsia" w:hAnsi="Times"/>
          <w:color w:val="000000" w:themeColor="text1"/>
        </w:rPr>
      </w:pPr>
      <w:r w:rsidRPr="000E1237">
        <w:rPr>
          <w:rFonts w:ascii="Times" w:hAnsi="Times"/>
          <w:color w:val="000000" w:themeColor="text1"/>
          <w:szCs w:val="28"/>
        </w:rPr>
        <w:t>Connor, Steven</w:t>
      </w:r>
      <w:r>
        <w:rPr>
          <w:rFonts w:ascii="Times" w:hAnsi="Times"/>
          <w:color w:val="000000" w:themeColor="text1"/>
          <w:szCs w:val="28"/>
        </w:rPr>
        <w:t>,</w:t>
      </w:r>
      <w:r w:rsidRPr="000E1237">
        <w:rPr>
          <w:rFonts w:ascii="Times" w:hAnsi="Times"/>
          <w:color w:val="000000" w:themeColor="text1"/>
          <w:szCs w:val="28"/>
        </w:rPr>
        <w:t xml:space="preserve"> “</w:t>
      </w:r>
      <w:r w:rsidRPr="000E1237">
        <w:rPr>
          <w:rFonts w:ascii="Times" w:hAnsi="Times"/>
          <w:i/>
          <w:iCs/>
          <w:color w:val="000000" w:themeColor="text1"/>
          <w:szCs w:val="28"/>
        </w:rPr>
        <w:t>Scilicet</w:t>
      </w:r>
      <w:r w:rsidRPr="000E1237">
        <w:rPr>
          <w:rFonts w:ascii="Times" w:hAnsi="Times"/>
          <w:color w:val="000000" w:themeColor="text1"/>
          <w:szCs w:val="28"/>
        </w:rPr>
        <w:t xml:space="preserve">: Kittler, Media and Madness”, </w:t>
      </w:r>
      <w:r w:rsidRPr="000E1237">
        <w:rPr>
          <w:rFonts w:ascii="Times" w:hAnsi="Times"/>
          <w:i/>
          <w:iCs/>
          <w:color w:val="000000" w:themeColor="text1"/>
          <w:szCs w:val="28"/>
        </w:rPr>
        <w:t>Kittler Now.  Current Perspectives in Kittler Studies</w:t>
      </w:r>
      <w:r w:rsidRPr="000E1237">
        <w:rPr>
          <w:rFonts w:ascii="Times" w:hAnsi="Times"/>
          <w:color w:val="000000" w:themeColor="text1"/>
          <w:szCs w:val="28"/>
        </w:rPr>
        <w:t>, ed. Stephen Sale and Laura Salisbury</w:t>
      </w:r>
      <w:r>
        <w:rPr>
          <w:rFonts w:ascii="Times" w:hAnsi="Times"/>
          <w:color w:val="000000" w:themeColor="text1"/>
          <w:szCs w:val="28"/>
        </w:rPr>
        <w:t>.</w:t>
      </w:r>
      <w:r w:rsidRPr="000E1237">
        <w:rPr>
          <w:rFonts w:ascii="Times" w:hAnsi="Times"/>
          <w:color w:val="000000" w:themeColor="text1"/>
          <w:szCs w:val="28"/>
        </w:rPr>
        <w:t xml:space="preserve"> Polity Press</w:t>
      </w:r>
      <w:r>
        <w:rPr>
          <w:rFonts w:ascii="Times" w:hAnsi="Times"/>
          <w:color w:val="000000" w:themeColor="text1"/>
          <w:szCs w:val="28"/>
        </w:rPr>
        <w:t xml:space="preserve">: </w:t>
      </w:r>
      <w:r w:rsidRPr="000E1237">
        <w:rPr>
          <w:rFonts w:ascii="Times" w:hAnsi="Times"/>
          <w:color w:val="000000" w:themeColor="text1"/>
          <w:szCs w:val="28"/>
        </w:rPr>
        <w:t xml:space="preserve">Cambridge, </w:t>
      </w:r>
      <w:proofErr w:type="gramStart"/>
      <w:r w:rsidRPr="000E1237">
        <w:rPr>
          <w:rFonts w:ascii="Times" w:hAnsi="Times"/>
          <w:color w:val="000000" w:themeColor="text1"/>
          <w:szCs w:val="28"/>
        </w:rPr>
        <w:t>2015,  115</w:t>
      </w:r>
      <w:proofErr w:type="gramEnd"/>
      <w:r w:rsidRPr="000E1237">
        <w:rPr>
          <w:rFonts w:ascii="Times" w:hAnsi="Times"/>
          <w:color w:val="000000" w:themeColor="text1"/>
          <w:szCs w:val="28"/>
        </w:rPr>
        <w:t>-131</w:t>
      </w:r>
      <w:r>
        <w:rPr>
          <w:rFonts w:ascii="Times" w:hAnsi="Times"/>
          <w:color w:val="000000" w:themeColor="text1"/>
          <w:szCs w:val="28"/>
        </w:rPr>
        <w:t>.</w:t>
      </w:r>
      <w:r w:rsidRPr="00593BE7">
        <w:rPr>
          <w:rFonts w:ascii="Times" w:eastAsiaTheme="majorEastAsia" w:hAnsi="Times"/>
          <w:color w:val="000000" w:themeColor="text1"/>
        </w:rPr>
        <w:t xml:space="preserve"> </w:t>
      </w:r>
    </w:p>
    <w:p w14:paraId="184370CE" w14:textId="77777777" w:rsidR="00283D55" w:rsidRPr="00283D55" w:rsidRDefault="00283D55" w:rsidP="00155984">
      <w:pPr>
        <w:spacing w:line="360" w:lineRule="auto"/>
        <w:rPr>
          <w:rFonts w:ascii="Times" w:eastAsiaTheme="majorEastAsia" w:hAnsi="Times"/>
          <w:color w:val="000000" w:themeColor="text1"/>
        </w:rPr>
      </w:pPr>
    </w:p>
    <w:p w14:paraId="4B000D5E" w14:textId="78BAE026" w:rsidR="00155984" w:rsidRPr="001E416A" w:rsidRDefault="00283D55" w:rsidP="00155984">
      <w:pPr>
        <w:spacing w:line="360" w:lineRule="auto"/>
        <w:rPr>
          <w:rFonts w:ascii="Times" w:hAnsi="Times"/>
          <w:color w:val="000000" w:themeColor="text1"/>
          <w:szCs w:val="28"/>
        </w:rPr>
      </w:pPr>
      <w:r w:rsidRPr="001E416A">
        <w:rPr>
          <w:rFonts w:ascii="Times" w:hAnsi="Times"/>
          <w:color w:val="000000" w:themeColor="text1"/>
          <w:szCs w:val="28"/>
        </w:rPr>
        <w:t xml:space="preserve">Connor, </w:t>
      </w:r>
      <w:r w:rsidR="00155984" w:rsidRPr="001E416A">
        <w:rPr>
          <w:rFonts w:ascii="Times" w:hAnsi="Times"/>
          <w:color w:val="000000" w:themeColor="text1"/>
          <w:szCs w:val="28"/>
        </w:rPr>
        <w:t>Steven</w:t>
      </w:r>
      <w:r>
        <w:rPr>
          <w:rFonts w:ascii="Times" w:hAnsi="Times"/>
          <w:color w:val="000000" w:themeColor="text1"/>
          <w:szCs w:val="28"/>
        </w:rPr>
        <w:t xml:space="preserve">, </w:t>
      </w:r>
      <w:r w:rsidR="00155984" w:rsidRPr="001E416A">
        <w:rPr>
          <w:rFonts w:ascii="Times" w:hAnsi="Times"/>
          <w:i/>
          <w:iCs/>
          <w:color w:val="000000" w:themeColor="text1"/>
          <w:szCs w:val="28"/>
        </w:rPr>
        <w:t xml:space="preserve">Beckett, </w:t>
      </w:r>
      <w:proofErr w:type="gramStart"/>
      <w:r w:rsidR="00155984" w:rsidRPr="001E416A">
        <w:rPr>
          <w:rFonts w:ascii="Times" w:hAnsi="Times"/>
          <w:i/>
          <w:iCs/>
          <w:color w:val="000000" w:themeColor="text1"/>
          <w:szCs w:val="28"/>
        </w:rPr>
        <w:t>Modernism</w:t>
      </w:r>
      <w:proofErr w:type="gramEnd"/>
      <w:r w:rsidR="00155984" w:rsidRPr="001E416A">
        <w:rPr>
          <w:rFonts w:ascii="Times" w:hAnsi="Times"/>
          <w:i/>
          <w:iCs/>
          <w:color w:val="000000" w:themeColor="text1"/>
          <w:szCs w:val="28"/>
        </w:rPr>
        <w:t xml:space="preserve"> and the Material Imagination</w:t>
      </w:r>
      <w:r w:rsidR="00155984" w:rsidRPr="00372CBF">
        <w:rPr>
          <w:rFonts w:ascii="Times" w:hAnsi="Times"/>
          <w:color w:val="000000" w:themeColor="text1"/>
          <w:szCs w:val="28"/>
        </w:rPr>
        <w:t>. Cambridge</w:t>
      </w:r>
      <w:r w:rsidR="00155984" w:rsidRPr="00364C6A">
        <w:rPr>
          <w:rFonts w:ascii="Times" w:hAnsi="Times"/>
          <w:color w:val="000000" w:themeColor="text1"/>
          <w:szCs w:val="28"/>
        </w:rPr>
        <w:t xml:space="preserve">: Cambridge University Press, </w:t>
      </w:r>
      <w:r w:rsidR="00155984" w:rsidRPr="001E416A">
        <w:rPr>
          <w:rFonts w:ascii="Times" w:hAnsi="Times"/>
          <w:color w:val="000000" w:themeColor="text1"/>
          <w:szCs w:val="28"/>
        </w:rPr>
        <w:t>2014</w:t>
      </w:r>
      <w:r w:rsidR="00155984" w:rsidRPr="00364C6A">
        <w:rPr>
          <w:rFonts w:ascii="Times" w:hAnsi="Times"/>
          <w:color w:val="000000" w:themeColor="text1"/>
          <w:szCs w:val="28"/>
        </w:rPr>
        <w:t>.</w:t>
      </w:r>
    </w:p>
    <w:p w14:paraId="5C0DABA5" w14:textId="77777777" w:rsidR="00155984" w:rsidRPr="00DA2B92" w:rsidRDefault="00155984" w:rsidP="00155984">
      <w:pPr>
        <w:ind w:left="1440"/>
        <w:rPr>
          <w:rFonts w:ascii="Times" w:hAnsi="Times"/>
          <w:color w:val="000000" w:themeColor="text1"/>
          <w:szCs w:val="28"/>
        </w:rPr>
      </w:pPr>
    </w:p>
    <w:p w14:paraId="240E45CB" w14:textId="77777777" w:rsidR="00D102EB" w:rsidRPr="00916EA7" w:rsidRDefault="00D102EB" w:rsidP="00D102EB">
      <w:pPr>
        <w:pStyle w:val="EndnoteText"/>
        <w:spacing w:after="0"/>
        <w:ind w:firstLine="0"/>
        <w:rPr>
          <w:rFonts w:ascii="Times" w:hAnsi="Times"/>
          <w:color w:val="000000" w:themeColor="text1"/>
          <w:shd w:val="clear" w:color="auto" w:fill="FFFFFF"/>
        </w:rPr>
      </w:pPr>
      <w:r>
        <w:rPr>
          <w:rFonts w:ascii="Times" w:hAnsi="Times"/>
          <w:color w:val="000000" w:themeColor="text1"/>
          <w:shd w:val="clear" w:color="auto" w:fill="FFFFFF"/>
        </w:rPr>
        <w:t xml:space="preserve">Cooper, </w:t>
      </w:r>
      <w:proofErr w:type="gramStart"/>
      <w:r>
        <w:rPr>
          <w:rFonts w:ascii="Times" w:hAnsi="Times"/>
          <w:color w:val="000000" w:themeColor="text1"/>
          <w:shd w:val="clear" w:color="auto" w:fill="FFFFFF"/>
        </w:rPr>
        <w:t>Anthony  Ashley</w:t>
      </w:r>
      <w:proofErr w:type="gramEnd"/>
      <w:r>
        <w:rPr>
          <w:rFonts w:ascii="Times" w:hAnsi="Times"/>
          <w:color w:val="000000" w:themeColor="text1"/>
          <w:shd w:val="clear" w:color="auto" w:fill="FFFFFF"/>
        </w:rPr>
        <w:t xml:space="preserve">, Lord </w:t>
      </w:r>
      <w:proofErr w:type="spellStart"/>
      <w:r>
        <w:rPr>
          <w:rFonts w:ascii="Times" w:hAnsi="Times"/>
          <w:color w:val="000000" w:themeColor="text1"/>
          <w:shd w:val="clear" w:color="auto" w:fill="FFFFFF"/>
        </w:rPr>
        <w:t>Shaftesbery</w:t>
      </w:r>
      <w:proofErr w:type="spellEnd"/>
      <w:r>
        <w:rPr>
          <w:rFonts w:ascii="Times" w:hAnsi="Times"/>
          <w:color w:val="000000" w:themeColor="text1"/>
          <w:shd w:val="clear" w:color="auto" w:fill="FFFFFF"/>
        </w:rPr>
        <w:t>,</w:t>
      </w:r>
      <w:r w:rsidRPr="00E768C0">
        <w:rPr>
          <w:rFonts w:ascii="Times" w:hAnsi="Times"/>
          <w:color w:val="000000" w:themeColor="text1"/>
          <w:shd w:val="clear" w:color="auto" w:fill="FFFFFF"/>
        </w:rPr>
        <w:t xml:space="preserve"> </w:t>
      </w:r>
      <w:r>
        <w:rPr>
          <w:rFonts w:ascii="Times" w:hAnsi="Times"/>
          <w:i/>
          <w:iCs/>
          <w:color w:val="000000" w:themeColor="text1"/>
          <w:shd w:val="clear" w:color="auto" w:fill="FFFFFF"/>
        </w:rPr>
        <w:t>Characteristics. Of Men</w:t>
      </w:r>
      <w:r w:rsidRPr="00370D93">
        <w:rPr>
          <w:rFonts w:ascii="Times" w:hAnsi="Times"/>
          <w:i/>
          <w:iCs/>
          <w:color w:val="000000" w:themeColor="text1"/>
          <w:shd w:val="clear" w:color="auto" w:fill="FFFFFF"/>
        </w:rPr>
        <w:t xml:space="preserve">, Manners, Opinions, Times.  </w:t>
      </w:r>
      <w:r>
        <w:rPr>
          <w:rFonts w:ascii="Times" w:hAnsi="Times"/>
          <w:color w:val="000000" w:themeColor="text1"/>
          <w:shd w:val="clear" w:color="auto" w:fill="FFFFFF"/>
        </w:rPr>
        <w:t>London, 1711.</w:t>
      </w:r>
    </w:p>
    <w:p w14:paraId="52983817" w14:textId="77777777" w:rsidR="00D102EB" w:rsidRDefault="00D102EB" w:rsidP="00D102EB">
      <w:pPr>
        <w:spacing w:line="360" w:lineRule="auto"/>
        <w:rPr>
          <w:rFonts w:ascii="Times" w:hAnsi="Times"/>
          <w:iCs/>
          <w:color w:val="000000" w:themeColor="text1"/>
        </w:rPr>
      </w:pPr>
    </w:p>
    <w:p w14:paraId="34AC9ECD" w14:textId="77777777" w:rsidR="00D102EB" w:rsidRDefault="00D102EB" w:rsidP="00D102EB">
      <w:pPr>
        <w:spacing w:line="360" w:lineRule="auto"/>
        <w:rPr>
          <w:rFonts w:ascii="Times" w:eastAsiaTheme="majorEastAsia" w:hAnsi="Times"/>
          <w:i/>
          <w:iCs/>
          <w:color w:val="000000" w:themeColor="text1"/>
        </w:rPr>
      </w:pPr>
      <w:r>
        <w:rPr>
          <w:rFonts w:ascii="Times" w:eastAsiaTheme="majorEastAsia" w:hAnsi="Times"/>
          <w:color w:val="000000" w:themeColor="text1"/>
        </w:rPr>
        <w:t xml:space="preserve">Cox, C., “From synapse to signal: Carsten Nicolai’s ‘Telefunken’”, </w:t>
      </w:r>
      <w:r>
        <w:rPr>
          <w:rFonts w:ascii="Times" w:eastAsiaTheme="majorEastAsia" w:hAnsi="Times"/>
          <w:i/>
          <w:iCs/>
          <w:color w:val="000000" w:themeColor="text1"/>
        </w:rPr>
        <w:t>Autopilot</w:t>
      </w:r>
      <w:r>
        <w:rPr>
          <w:rFonts w:ascii="Times" w:eastAsiaTheme="majorEastAsia" w:hAnsi="Times"/>
          <w:color w:val="000000" w:themeColor="text1"/>
        </w:rPr>
        <w:t>, ed. C Nicolai, Berlin: Die Gestalten Verlag (J. Gaines, Transl.),</w:t>
      </w:r>
      <w:r w:rsidRPr="00593BE7">
        <w:rPr>
          <w:rFonts w:ascii="Times" w:eastAsiaTheme="majorEastAsia" w:hAnsi="Times"/>
          <w:color w:val="000000" w:themeColor="text1"/>
        </w:rPr>
        <w:t xml:space="preserve"> </w:t>
      </w:r>
      <w:r>
        <w:rPr>
          <w:rFonts w:ascii="Times" w:eastAsiaTheme="majorEastAsia" w:hAnsi="Times"/>
          <w:color w:val="000000" w:themeColor="text1"/>
        </w:rPr>
        <w:t>2002.</w:t>
      </w:r>
    </w:p>
    <w:p w14:paraId="20BD8B90" w14:textId="77777777" w:rsidR="00D102EB" w:rsidRDefault="00D102EB" w:rsidP="00155984">
      <w:pPr>
        <w:rPr>
          <w:rFonts w:ascii="Times" w:hAnsi="Times"/>
          <w:color w:val="000000" w:themeColor="text1"/>
          <w:szCs w:val="28"/>
        </w:rPr>
      </w:pPr>
    </w:p>
    <w:p w14:paraId="672F7E54" w14:textId="77777777" w:rsidR="00D102EB" w:rsidRDefault="00D102EB" w:rsidP="00155984">
      <w:pPr>
        <w:rPr>
          <w:rFonts w:ascii="Times" w:hAnsi="Times"/>
          <w:color w:val="000000" w:themeColor="text1"/>
          <w:szCs w:val="28"/>
        </w:rPr>
      </w:pPr>
    </w:p>
    <w:p w14:paraId="137ECF08" w14:textId="229FCAB0" w:rsidR="00155984" w:rsidRPr="00DA2B92" w:rsidRDefault="00155984" w:rsidP="00155984">
      <w:pPr>
        <w:rPr>
          <w:rFonts w:ascii="Times" w:hAnsi="Times"/>
          <w:color w:val="000000" w:themeColor="text1"/>
          <w:szCs w:val="28"/>
        </w:rPr>
      </w:pPr>
      <w:r w:rsidRPr="00DA2B92">
        <w:rPr>
          <w:rFonts w:ascii="Times" w:hAnsi="Times"/>
          <w:color w:val="000000" w:themeColor="text1"/>
          <w:szCs w:val="28"/>
        </w:rPr>
        <w:t>Culler, Jonathan</w:t>
      </w:r>
      <w:r>
        <w:rPr>
          <w:rFonts w:ascii="Times" w:hAnsi="Times"/>
          <w:color w:val="000000" w:themeColor="text1"/>
          <w:szCs w:val="28"/>
        </w:rPr>
        <w:t xml:space="preserve">, </w:t>
      </w:r>
      <w:r w:rsidRPr="00DA2B92">
        <w:rPr>
          <w:rFonts w:ascii="Times" w:hAnsi="Times"/>
          <w:i/>
          <w:iCs/>
          <w:color w:val="000000" w:themeColor="text1"/>
          <w:szCs w:val="28"/>
        </w:rPr>
        <w:t>Theory of the Lyric</w:t>
      </w:r>
      <w:r>
        <w:rPr>
          <w:rFonts w:ascii="Times" w:hAnsi="Times"/>
          <w:color w:val="000000" w:themeColor="text1"/>
          <w:szCs w:val="28"/>
        </w:rPr>
        <w:t>.</w:t>
      </w:r>
      <w:r w:rsidRPr="00DA2B92">
        <w:rPr>
          <w:rFonts w:ascii="Times" w:hAnsi="Times"/>
          <w:color w:val="000000" w:themeColor="text1"/>
          <w:szCs w:val="28"/>
        </w:rPr>
        <w:t xml:space="preserve"> Harvard</w:t>
      </w:r>
      <w:r>
        <w:rPr>
          <w:rFonts w:ascii="Times" w:hAnsi="Times"/>
          <w:color w:val="000000" w:themeColor="text1"/>
          <w:szCs w:val="28"/>
        </w:rPr>
        <w:t>: Harvard University Press,</w:t>
      </w:r>
      <w:r w:rsidRPr="00DA2B92">
        <w:rPr>
          <w:rFonts w:ascii="Times" w:hAnsi="Times"/>
          <w:color w:val="000000" w:themeColor="text1"/>
          <w:szCs w:val="28"/>
        </w:rPr>
        <w:t xml:space="preserve"> 2015</w:t>
      </w:r>
      <w:r>
        <w:rPr>
          <w:rFonts w:ascii="Times" w:hAnsi="Times"/>
          <w:color w:val="000000" w:themeColor="text1"/>
          <w:szCs w:val="28"/>
        </w:rPr>
        <w:t>.</w:t>
      </w:r>
    </w:p>
    <w:p w14:paraId="02D92394" w14:textId="77777777" w:rsidR="00155984" w:rsidRPr="001E416A" w:rsidRDefault="00155984" w:rsidP="00155984">
      <w:pPr>
        <w:spacing w:line="360" w:lineRule="auto"/>
        <w:rPr>
          <w:rFonts w:ascii="Times" w:hAnsi="Times"/>
          <w:b/>
          <w:color w:val="000000" w:themeColor="text1"/>
          <w:szCs w:val="28"/>
        </w:rPr>
      </w:pPr>
    </w:p>
    <w:p w14:paraId="3DA17E62" w14:textId="78117E81" w:rsidR="006605DC" w:rsidRDefault="00155984" w:rsidP="00155984">
      <w:pPr>
        <w:spacing w:line="360" w:lineRule="auto"/>
        <w:rPr>
          <w:rFonts w:ascii="Times" w:hAnsi="Times"/>
          <w:b/>
          <w:iCs/>
          <w:color w:val="000000" w:themeColor="text1"/>
        </w:rPr>
      </w:pPr>
      <w:r w:rsidRPr="00364C6A">
        <w:rPr>
          <w:rFonts w:ascii="Times" w:hAnsi="Times"/>
          <w:iCs/>
          <w:color w:val="000000" w:themeColor="text1"/>
        </w:rPr>
        <w:t xml:space="preserve">Davies, </w:t>
      </w:r>
      <w:r w:rsidRPr="001E416A">
        <w:rPr>
          <w:rFonts w:ascii="Times" w:hAnsi="Times"/>
          <w:iCs/>
          <w:color w:val="000000" w:themeColor="text1"/>
        </w:rPr>
        <w:t xml:space="preserve">James Q. and </w:t>
      </w:r>
      <w:r w:rsidRPr="00364C6A">
        <w:rPr>
          <w:rFonts w:ascii="Times" w:hAnsi="Times"/>
          <w:iCs/>
          <w:color w:val="000000" w:themeColor="text1"/>
        </w:rPr>
        <w:t xml:space="preserve">Lockhart, </w:t>
      </w:r>
      <w:r w:rsidRPr="001E416A">
        <w:rPr>
          <w:rFonts w:ascii="Times" w:hAnsi="Times"/>
          <w:iCs/>
          <w:color w:val="000000" w:themeColor="text1"/>
        </w:rPr>
        <w:t xml:space="preserve">Ellen (eds.), </w:t>
      </w:r>
      <w:r w:rsidRPr="001E416A">
        <w:rPr>
          <w:rFonts w:ascii="Times" w:hAnsi="Times"/>
          <w:i/>
          <w:color w:val="000000" w:themeColor="text1"/>
        </w:rPr>
        <w:t>Sound Knowledge: Music and Science in London, 1789-1851.</w:t>
      </w:r>
      <w:r w:rsidRPr="00364C6A">
        <w:rPr>
          <w:rFonts w:ascii="Times" w:hAnsi="Times"/>
          <w:b/>
          <w:iCs/>
          <w:color w:val="000000" w:themeColor="text1"/>
        </w:rPr>
        <w:t xml:space="preserve"> </w:t>
      </w:r>
      <w:r w:rsidRPr="00943E97">
        <w:rPr>
          <w:rFonts w:ascii="Times" w:hAnsi="Times"/>
          <w:color w:val="000000" w:themeColor="text1"/>
        </w:rPr>
        <w:t>Chicago</w:t>
      </w:r>
      <w:r>
        <w:rPr>
          <w:rFonts w:ascii="Times" w:hAnsi="Times"/>
          <w:color w:val="000000" w:themeColor="text1"/>
        </w:rPr>
        <w:t xml:space="preserve">: </w:t>
      </w:r>
      <w:r w:rsidRPr="00943E97">
        <w:rPr>
          <w:rFonts w:ascii="Times" w:hAnsi="Times"/>
          <w:color w:val="000000" w:themeColor="text1"/>
        </w:rPr>
        <w:t>University of Chicago Press</w:t>
      </w:r>
      <w:r>
        <w:rPr>
          <w:rFonts w:ascii="Times" w:hAnsi="Times"/>
          <w:color w:val="000000" w:themeColor="text1"/>
        </w:rPr>
        <w:t xml:space="preserve">, </w:t>
      </w:r>
      <w:r w:rsidRPr="00943E97">
        <w:rPr>
          <w:rFonts w:ascii="Times" w:hAnsi="Times"/>
          <w:color w:val="000000" w:themeColor="text1"/>
        </w:rPr>
        <w:t>2016</w:t>
      </w:r>
      <w:r>
        <w:rPr>
          <w:rFonts w:ascii="Times" w:hAnsi="Times"/>
          <w:color w:val="000000" w:themeColor="text1"/>
        </w:rPr>
        <w:t>.</w:t>
      </w:r>
    </w:p>
    <w:p w14:paraId="522F1752" w14:textId="77777777" w:rsidR="00D102EB" w:rsidRPr="00D102EB" w:rsidRDefault="00D102EB" w:rsidP="00155984">
      <w:pPr>
        <w:spacing w:line="360" w:lineRule="auto"/>
        <w:rPr>
          <w:rFonts w:ascii="Times" w:hAnsi="Times"/>
          <w:b/>
          <w:iCs/>
          <w:color w:val="000000" w:themeColor="text1"/>
        </w:rPr>
      </w:pPr>
    </w:p>
    <w:p w14:paraId="465CF471" w14:textId="1B4FE300" w:rsidR="00155984" w:rsidRDefault="00155984" w:rsidP="00155984">
      <w:pPr>
        <w:rPr>
          <w:rFonts w:ascii="Times" w:hAnsi="Times"/>
          <w:color w:val="000000" w:themeColor="text1"/>
        </w:rPr>
      </w:pPr>
      <w:r w:rsidRPr="00F477E1">
        <w:rPr>
          <w:rFonts w:ascii="Times" w:hAnsi="Times"/>
          <w:color w:val="000000" w:themeColor="text1"/>
        </w:rPr>
        <w:t>Dickson, Melissa</w:t>
      </w:r>
      <w:r>
        <w:rPr>
          <w:rFonts w:ascii="Times" w:hAnsi="Times"/>
          <w:color w:val="000000" w:themeColor="text1"/>
        </w:rPr>
        <w:t>,</w:t>
      </w:r>
      <w:r w:rsidRPr="00F477E1">
        <w:rPr>
          <w:rFonts w:ascii="Times" w:hAnsi="Times"/>
          <w:color w:val="000000" w:themeColor="text1"/>
        </w:rPr>
        <w:t xml:space="preserve"> </w:t>
      </w:r>
      <w:r w:rsidR="006605DC">
        <w:rPr>
          <w:rFonts w:ascii="Times" w:hAnsi="Times"/>
          <w:color w:val="000000" w:themeColor="text1"/>
        </w:rPr>
        <w:t>“</w:t>
      </w:r>
      <w:r w:rsidRPr="00F477E1">
        <w:rPr>
          <w:rFonts w:ascii="Times" w:hAnsi="Times"/>
          <w:color w:val="000000" w:themeColor="text1"/>
        </w:rPr>
        <w:t>Charles Wheatstone’s Enchanted Lyre and the spectacle of sound</w:t>
      </w:r>
      <w:r w:rsidR="006605DC">
        <w:rPr>
          <w:rFonts w:ascii="Times" w:hAnsi="Times"/>
          <w:color w:val="000000" w:themeColor="text1"/>
        </w:rPr>
        <w:t>”</w:t>
      </w:r>
      <w:r w:rsidRPr="00F477E1">
        <w:rPr>
          <w:rFonts w:ascii="Times" w:hAnsi="Times"/>
          <w:color w:val="000000" w:themeColor="text1"/>
        </w:rPr>
        <w:t xml:space="preserve">, in James Q. Davies and Ellen Lockhart (eds.), </w:t>
      </w:r>
      <w:r w:rsidRPr="00943E97">
        <w:rPr>
          <w:rFonts w:ascii="Times" w:hAnsi="Times"/>
          <w:i/>
          <w:iCs/>
          <w:color w:val="000000" w:themeColor="text1"/>
        </w:rPr>
        <w:t xml:space="preserve">Sound Knowledge: </w:t>
      </w:r>
      <w:r w:rsidR="006605DC">
        <w:rPr>
          <w:rFonts w:ascii="Times" w:hAnsi="Times"/>
          <w:i/>
          <w:iCs/>
          <w:color w:val="000000" w:themeColor="text1"/>
        </w:rPr>
        <w:t>M</w:t>
      </w:r>
      <w:r w:rsidRPr="00943E97">
        <w:rPr>
          <w:rFonts w:ascii="Times" w:hAnsi="Times"/>
          <w:i/>
          <w:iCs/>
          <w:color w:val="000000" w:themeColor="text1"/>
        </w:rPr>
        <w:t xml:space="preserve">usic and </w:t>
      </w:r>
      <w:r w:rsidR="006605DC">
        <w:rPr>
          <w:rFonts w:ascii="Times" w:hAnsi="Times"/>
          <w:i/>
          <w:iCs/>
          <w:color w:val="000000" w:themeColor="text1"/>
        </w:rPr>
        <w:t>S</w:t>
      </w:r>
      <w:r w:rsidRPr="00943E97">
        <w:rPr>
          <w:rFonts w:ascii="Times" w:hAnsi="Times"/>
          <w:i/>
          <w:iCs/>
          <w:color w:val="000000" w:themeColor="text1"/>
        </w:rPr>
        <w:t>cience in London, 1789-1851</w:t>
      </w:r>
      <w:r>
        <w:rPr>
          <w:rFonts w:ascii="Times" w:hAnsi="Times"/>
          <w:color w:val="000000" w:themeColor="text1"/>
        </w:rPr>
        <w:t xml:space="preserve">.  </w:t>
      </w:r>
      <w:r w:rsidRPr="00943E97">
        <w:rPr>
          <w:rFonts w:ascii="Times" w:hAnsi="Times"/>
          <w:color w:val="000000" w:themeColor="text1"/>
        </w:rPr>
        <w:t xml:space="preserve">University of Chicago Press: Chicago, 2016, pp. 125-44.  </w:t>
      </w:r>
    </w:p>
    <w:p w14:paraId="771A6611" w14:textId="77777777" w:rsidR="00155984" w:rsidRDefault="00155984" w:rsidP="00155984">
      <w:pPr>
        <w:rPr>
          <w:rFonts w:ascii="Times" w:hAnsi="Times"/>
          <w:color w:val="000000" w:themeColor="text1"/>
        </w:rPr>
      </w:pPr>
    </w:p>
    <w:p w14:paraId="4ACAA445" w14:textId="77777777" w:rsidR="00155984" w:rsidRPr="00DA2B92" w:rsidRDefault="00155984" w:rsidP="00155984">
      <w:pPr>
        <w:rPr>
          <w:rFonts w:ascii="Times" w:hAnsi="Times"/>
          <w:color w:val="000000" w:themeColor="text1"/>
          <w:szCs w:val="28"/>
        </w:rPr>
      </w:pPr>
      <w:r w:rsidRPr="00DA2B92">
        <w:rPr>
          <w:rFonts w:ascii="Times" w:hAnsi="Times"/>
          <w:color w:val="000000" w:themeColor="text1"/>
          <w:szCs w:val="28"/>
        </w:rPr>
        <w:t>Drucker,</w:t>
      </w:r>
      <w:r w:rsidRPr="00A278DD">
        <w:rPr>
          <w:rFonts w:ascii="Times" w:hAnsi="Times"/>
          <w:color w:val="000000" w:themeColor="text1"/>
          <w:szCs w:val="28"/>
        </w:rPr>
        <w:t xml:space="preserve"> </w:t>
      </w:r>
      <w:r w:rsidRPr="00DA2B92">
        <w:rPr>
          <w:rFonts w:ascii="Times" w:hAnsi="Times"/>
          <w:color w:val="000000" w:themeColor="text1"/>
          <w:szCs w:val="28"/>
        </w:rPr>
        <w:t>Johanna</w:t>
      </w:r>
      <w:r>
        <w:rPr>
          <w:rFonts w:ascii="Times" w:hAnsi="Times"/>
          <w:color w:val="000000" w:themeColor="text1"/>
          <w:szCs w:val="28"/>
        </w:rPr>
        <w:t xml:space="preserve">, “Not Sound”, </w:t>
      </w:r>
      <w:r w:rsidRPr="00DA2B92">
        <w:rPr>
          <w:rFonts w:ascii="Times" w:hAnsi="Times"/>
          <w:color w:val="000000" w:themeColor="text1"/>
          <w:szCs w:val="28"/>
        </w:rPr>
        <w:t xml:space="preserve">in </w:t>
      </w:r>
      <w:proofErr w:type="gramStart"/>
      <w:r w:rsidRPr="00DA2B92">
        <w:rPr>
          <w:rFonts w:ascii="Times" w:hAnsi="Times"/>
          <w:color w:val="000000" w:themeColor="text1"/>
          <w:szCs w:val="28"/>
        </w:rPr>
        <w:t>Perloff</w:t>
      </w:r>
      <w:r>
        <w:rPr>
          <w:rFonts w:ascii="Times" w:hAnsi="Times"/>
          <w:color w:val="000000" w:themeColor="text1"/>
          <w:szCs w:val="28"/>
        </w:rPr>
        <w:t xml:space="preserve">, </w:t>
      </w:r>
      <w:r w:rsidRPr="00DA2B92">
        <w:rPr>
          <w:rFonts w:ascii="Times" w:hAnsi="Times"/>
          <w:color w:val="000000" w:themeColor="text1"/>
          <w:szCs w:val="28"/>
        </w:rPr>
        <w:t xml:space="preserve"> Marjorie</w:t>
      </w:r>
      <w:proofErr w:type="gramEnd"/>
      <w:r w:rsidRPr="00DA2B92">
        <w:rPr>
          <w:rFonts w:ascii="Times" w:hAnsi="Times"/>
          <w:color w:val="000000" w:themeColor="text1"/>
          <w:szCs w:val="28"/>
        </w:rPr>
        <w:t xml:space="preserve"> and Dworkin</w:t>
      </w:r>
      <w:r>
        <w:rPr>
          <w:rFonts w:ascii="Times" w:hAnsi="Times"/>
          <w:color w:val="000000" w:themeColor="text1"/>
          <w:szCs w:val="28"/>
        </w:rPr>
        <w:t xml:space="preserve">, </w:t>
      </w:r>
      <w:r w:rsidRPr="00DA2B92">
        <w:rPr>
          <w:rFonts w:ascii="Times" w:hAnsi="Times"/>
          <w:color w:val="000000" w:themeColor="text1"/>
          <w:szCs w:val="28"/>
        </w:rPr>
        <w:t xml:space="preserve">Craig, eds. </w:t>
      </w:r>
      <w:r w:rsidRPr="00DA2B92">
        <w:rPr>
          <w:rFonts w:ascii="Times" w:hAnsi="Times"/>
          <w:i/>
          <w:iCs/>
          <w:color w:val="000000" w:themeColor="text1"/>
          <w:szCs w:val="28"/>
        </w:rPr>
        <w:t>The Sound of Poetry/The Poetry of Sound</w:t>
      </w:r>
      <w:r>
        <w:rPr>
          <w:rFonts w:ascii="Times" w:hAnsi="Times"/>
          <w:i/>
          <w:iCs/>
          <w:color w:val="000000" w:themeColor="text1"/>
          <w:szCs w:val="28"/>
        </w:rPr>
        <w:t xml:space="preserve">. </w:t>
      </w:r>
      <w:r>
        <w:rPr>
          <w:rFonts w:ascii="Times" w:hAnsi="Times"/>
          <w:iCs/>
          <w:color w:val="000000" w:themeColor="text1"/>
          <w:szCs w:val="28"/>
        </w:rPr>
        <w:t xml:space="preserve">Chicago: University of Chicago Press, </w:t>
      </w:r>
      <w:r w:rsidRPr="00DA2B92">
        <w:rPr>
          <w:rFonts w:ascii="Times" w:hAnsi="Times"/>
          <w:color w:val="000000" w:themeColor="text1"/>
          <w:szCs w:val="28"/>
        </w:rPr>
        <w:t>2009,</w:t>
      </w:r>
      <w:r>
        <w:rPr>
          <w:rFonts w:ascii="Times" w:hAnsi="Times"/>
          <w:color w:val="000000" w:themeColor="text1"/>
          <w:szCs w:val="28"/>
        </w:rPr>
        <w:t xml:space="preserve"> 237-48. </w:t>
      </w:r>
      <w:r w:rsidRPr="00DA2B92">
        <w:rPr>
          <w:rFonts w:ascii="Times" w:hAnsi="Times"/>
          <w:color w:val="000000" w:themeColor="text1"/>
          <w:szCs w:val="28"/>
        </w:rPr>
        <w:t xml:space="preserve"> </w:t>
      </w:r>
    </w:p>
    <w:p w14:paraId="5B0CBBEA" w14:textId="77777777" w:rsidR="00155984" w:rsidRPr="00DA2B92" w:rsidRDefault="00155984" w:rsidP="00155984">
      <w:pPr>
        <w:ind w:left="1440"/>
        <w:rPr>
          <w:rFonts w:ascii="Times" w:hAnsi="Times"/>
          <w:color w:val="000000" w:themeColor="text1"/>
          <w:szCs w:val="28"/>
        </w:rPr>
      </w:pPr>
    </w:p>
    <w:p w14:paraId="1291D97A" w14:textId="77777777" w:rsidR="00155984" w:rsidRDefault="00155984" w:rsidP="00155984">
      <w:pPr>
        <w:rPr>
          <w:rFonts w:ascii="Times" w:hAnsi="Times"/>
          <w:color w:val="000000" w:themeColor="text1"/>
        </w:rPr>
      </w:pPr>
    </w:p>
    <w:p w14:paraId="0050CC28" w14:textId="77777777" w:rsidR="00155984" w:rsidRDefault="00155984" w:rsidP="00155984">
      <w:pPr>
        <w:spacing w:line="360" w:lineRule="auto"/>
      </w:pPr>
      <w:r>
        <w:t xml:space="preserve">Eilenberg, Susan, </w:t>
      </w:r>
      <w:r>
        <w:rPr>
          <w:i/>
          <w:iCs/>
        </w:rPr>
        <w:t xml:space="preserve">Strange Powers of Speech.  Wordsworth, </w:t>
      </w:r>
      <w:proofErr w:type="gramStart"/>
      <w:r>
        <w:rPr>
          <w:i/>
          <w:iCs/>
        </w:rPr>
        <w:t>Coleridge</w:t>
      </w:r>
      <w:proofErr w:type="gramEnd"/>
      <w:r>
        <w:rPr>
          <w:i/>
          <w:iCs/>
        </w:rPr>
        <w:t xml:space="preserve"> and Literary Possession</w:t>
      </w:r>
      <w:r>
        <w:t>. Oxford: Oxford University Press, 1992.</w:t>
      </w:r>
    </w:p>
    <w:p w14:paraId="36B4BBCD" w14:textId="77777777" w:rsidR="00155984" w:rsidRDefault="00155984" w:rsidP="00155984">
      <w:pPr>
        <w:spacing w:line="360" w:lineRule="auto"/>
        <w:rPr>
          <w:rFonts w:ascii="Times" w:hAnsi="Times"/>
          <w:iCs/>
          <w:color w:val="000000" w:themeColor="text1"/>
        </w:rPr>
      </w:pPr>
    </w:p>
    <w:p w14:paraId="4E9573D3" w14:textId="77777777" w:rsidR="00155984" w:rsidRDefault="00155984" w:rsidP="00155984">
      <w:pPr>
        <w:spacing w:line="360" w:lineRule="auto"/>
        <w:rPr>
          <w:rFonts w:ascii="Times" w:hAnsi="Times"/>
          <w:b/>
          <w:color w:val="000000" w:themeColor="text1"/>
          <w:szCs w:val="28"/>
        </w:rPr>
      </w:pPr>
      <w:r w:rsidRPr="000E1237">
        <w:rPr>
          <w:rFonts w:ascii="Times" w:hAnsi="Times"/>
          <w:bCs/>
          <w:color w:val="000000" w:themeColor="text1"/>
          <w:szCs w:val="28"/>
        </w:rPr>
        <w:t>Fulford,</w:t>
      </w:r>
      <w:r>
        <w:rPr>
          <w:rFonts w:ascii="Times" w:hAnsi="Times"/>
          <w:b/>
          <w:color w:val="000000" w:themeColor="text1"/>
          <w:szCs w:val="28"/>
        </w:rPr>
        <w:t xml:space="preserve"> </w:t>
      </w:r>
      <w:r w:rsidRPr="000E1237">
        <w:rPr>
          <w:rFonts w:ascii="Times" w:hAnsi="Times"/>
          <w:bCs/>
          <w:color w:val="000000" w:themeColor="text1"/>
          <w:szCs w:val="28"/>
        </w:rPr>
        <w:t>Tim</w:t>
      </w:r>
      <w:r>
        <w:rPr>
          <w:rFonts w:ascii="Times" w:hAnsi="Times"/>
          <w:bCs/>
          <w:color w:val="000000" w:themeColor="text1"/>
          <w:szCs w:val="28"/>
        </w:rPr>
        <w:t>, “</w:t>
      </w:r>
      <w:r w:rsidRPr="00DA2B92">
        <w:rPr>
          <w:rFonts w:ascii="Times" w:hAnsi="Times" w:cstheme="majorBidi"/>
          <w:bCs/>
          <w:szCs w:val="28"/>
        </w:rPr>
        <w:t xml:space="preserve">Science and Poetry in 1790s Somerset: </w:t>
      </w:r>
      <w:proofErr w:type="gramStart"/>
      <w:r w:rsidRPr="00DA2B92">
        <w:rPr>
          <w:rFonts w:ascii="Times" w:hAnsi="Times" w:cstheme="majorBidi"/>
          <w:bCs/>
          <w:szCs w:val="28"/>
        </w:rPr>
        <w:t>the</w:t>
      </w:r>
      <w:proofErr w:type="gramEnd"/>
      <w:r w:rsidRPr="00DA2B92">
        <w:rPr>
          <w:rFonts w:ascii="Times" w:hAnsi="Times" w:cstheme="majorBidi"/>
          <w:bCs/>
          <w:szCs w:val="28"/>
        </w:rPr>
        <w:t xml:space="preserve"> Self-Experiment Narrative, the Aeriform Effusion and the Greater Romantic Lyric”</w:t>
      </w:r>
      <w:r>
        <w:rPr>
          <w:rFonts w:ascii="Times" w:hAnsi="Times" w:cstheme="majorBidi"/>
          <w:bCs/>
          <w:szCs w:val="28"/>
        </w:rPr>
        <w:t xml:space="preserve">.  </w:t>
      </w:r>
      <w:r w:rsidRPr="003E0FCD">
        <w:rPr>
          <w:rFonts w:ascii="Times" w:hAnsi="Times" w:cstheme="majorBidi"/>
          <w:bCs/>
          <w:i/>
          <w:iCs/>
          <w:szCs w:val="28"/>
        </w:rPr>
        <w:t>ELH</w:t>
      </w:r>
      <w:r>
        <w:rPr>
          <w:rFonts w:ascii="Times" w:hAnsi="Times" w:cstheme="majorBidi"/>
          <w:bCs/>
          <w:szCs w:val="28"/>
        </w:rPr>
        <w:t xml:space="preserve">, </w:t>
      </w:r>
      <w:r w:rsidRPr="003E0FCD">
        <w:rPr>
          <w:rFonts w:ascii="Times" w:hAnsi="Times" w:cstheme="majorBidi"/>
          <w:bCs/>
          <w:szCs w:val="28"/>
        </w:rPr>
        <w:t>Johns Hopkins University Press</w:t>
      </w:r>
      <w:r>
        <w:rPr>
          <w:rFonts w:ascii="Times" w:hAnsi="Times" w:cstheme="majorBidi"/>
          <w:bCs/>
          <w:szCs w:val="28"/>
        </w:rPr>
        <w:t xml:space="preserve">, </w:t>
      </w:r>
      <w:r w:rsidRPr="003E0FCD">
        <w:rPr>
          <w:rFonts w:ascii="Times" w:hAnsi="Times" w:cstheme="majorBidi"/>
          <w:bCs/>
          <w:szCs w:val="28"/>
        </w:rPr>
        <w:t>Volume 85, Number 1, Spring 2018</w:t>
      </w:r>
      <w:r>
        <w:rPr>
          <w:rFonts w:ascii="Times" w:hAnsi="Times" w:cstheme="majorBidi"/>
          <w:bCs/>
          <w:szCs w:val="28"/>
        </w:rPr>
        <w:t xml:space="preserve">, </w:t>
      </w:r>
      <w:r w:rsidRPr="003E0FCD">
        <w:rPr>
          <w:rFonts w:ascii="Times" w:hAnsi="Times" w:cstheme="majorBidi"/>
          <w:bCs/>
          <w:szCs w:val="28"/>
        </w:rPr>
        <w:t>pp. 85-117</w:t>
      </w:r>
      <w:r>
        <w:rPr>
          <w:rFonts w:ascii="Times" w:hAnsi="Times" w:cstheme="majorBidi"/>
          <w:bCs/>
          <w:szCs w:val="28"/>
        </w:rPr>
        <w:t xml:space="preserve">, </w:t>
      </w:r>
      <w:r w:rsidRPr="003E0FCD">
        <w:rPr>
          <w:rFonts w:ascii="Times" w:hAnsi="Times" w:cstheme="majorBidi"/>
          <w:bCs/>
          <w:szCs w:val="28"/>
        </w:rPr>
        <w:t>10.1353/elh.2018.0003</w:t>
      </w:r>
    </w:p>
    <w:p w14:paraId="56895166" w14:textId="77777777" w:rsidR="00155984" w:rsidRDefault="00155984" w:rsidP="00155984">
      <w:pPr>
        <w:spacing w:line="360" w:lineRule="auto"/>
        <w:rPr>
          <w:rFonts w:ascii="Times" w:hAnsi="Times"/>
          <w:b/>
          <w:color w:val="000000" w:themeColor="text1"/>
          <w:szCs w:val="28"/>
        </w:rPr>
      </w:pPr>
    </w:p>
    <w:p w14:paraId="6D049789" w14:textId="77777777" w:rsidR="00155984" w:rsidRPr="00943E97" w:rsidRDefault="00155984" w:rsidP="00155984">
      <w:pPr>
        <w:rPr>
          <w:rFonts w:ascii="Times" w:hAnsi="Times"/>
          <w:color w:val="000000" w:themeColor="text1"/>
        </w:rPr>
      </w:pPr>
      <w:proofErr w:type="spellStart"/>
      <w:r w:rsidRPr="00943E97">
        <w:rPr>
          <w:rFonts w:ascii="Times" w:hAnsi="Times"/>
          <w:color w:val="000000" w:themeColor="text1"/>
        </w:rPr>
        <w:t>Gillin</w:t>
      </w:r>
      <w:proofErr w:type="spellEnd"/>
      <w:r>
        <w:rPr>
          <w:rFonts w:ascii="Times" w:hAnsi="Times"/>
          <w:color w:val="000000" w:themeColor="text1"/>
        </w:rPr>
        <w:t>,</w:t>
      </w:r>
      <w:r w:rsidRPr="00943E97">
        <w:rPr>
          <w:rFonts w:ascii="Times" w:hAnsi="Times"/>
          <w:color w:val="000000" w:themeColor="text1"/>
        </w:rPr>
        <w:t xml:space="preserve"> Edward J. (forthcoming), “</w:t>
      </w:r>
      <w:r w:rsidRPr="00943E97">
        <w:rPr>
          <w:rStyle w:val="Emphasis"/>
          <w:rFonts w:ascii="Times" w:eastAsiaTheme="majorEastAsia" w:hAnsi="Times"/>
          <w:color w:val="000000" w:themeColor="text1"/>
        </w:rPr>
        <w:t>Sound Authorities: Scientific and Musical Knowledge in Nineteenth-Century Britain</w:t>
      </w:r>
      <w:r>
        <w:rPr>
          <w:rStyle w:val="Emphasis"/>
          <w:rFonts w:ascii="Times" w:eastAsiaTheme="majorEastAsia" w:hAnsi="Times"/>
          <w:color w:val="000000" w:themeColor="text1"/>
        </w:rPr>
        <w:t xml:space="preserve">. </w:t>
      </w:r>
      <w:r w:rsidRPr="00943E97">
        <w:rPr>
          <w:rFonts w:ascii="Times" w:hAnsi="Times"/>
          <w:color w:val="000000" w:themeColor="text1"/>
          <w:shd w:val="clear" w:color="auto" w:fill="FFFFFF"/>
        </w:rPr>
        <w:t>Chicago: Chicago University Press, 2021</w:t>
      </w:r>
      <w:r>
        <w:rPr>
          <w:rFonts w:ascii="Times" w:hAnsi="Times"/>
          <w:color w:val="000000" w:themeColor="text1"/>
          <w:shd w:val="clear" w:color="auto" w:fill="FFFFFF"/>
        </w:rPr>
        <w:t>.</w:t>
      </w:r>
    </w:p>
    <w:p w14:paraId="643648AC" w14:textId="77777777" w:rsidR="00155984" w:rsidRDefault="00155984" w:rsidP="00155984">
      <w:pPr>
        <w:spacing w:line="360" w:lineRule="auto"/>
        <w:rPr>
          <w:rFonts w:ascii="Times" w:hAnsi="Times"/>
          <w:b/>
          <w:color w:val="000000" w:themeColor="text1"/>
          <w:szCs w:val="28"/>
        </w:rPr>
      </w:pPr>
    </w:p>
    <w:p w14:paraId="118EC987" w14:textId="77777777" w:rsidR="00155984" w:rsidRPr="00364C6A" w:rsidRDefault="00155984" w:rsidP="00155984">
      <w:pPr>
        <w:pStyle w:val="EndnoteText"/>
        <w:spacing w:after="0"/>
        <w:ind w:firstLine="0"/>
        <w:rPr>
          <w:rFonts w:ascii="Times" w:hAnsi="Times"/>
          <w:color w:val="000000" w:themeColor="text1"/>
        </w:rPr>
      </w:pPr>
      <w:r w:rsidRPr="001E416A">
        <w:rPr>
          <w:rFonts w:ascii="Times" w:hAnsi="Times"/>
          <w:color w:val="000000" w:themeColor="text1"/>
        </w:rPr>
        <w:t>Hankins, Thomas &amp; Silverman,</w:t>
      </w:r>
      <w:r w:rsidRPr="001E416A">
        <w:rPr>
          <w:rFonts w:ascii="Times" w:hAnsi="Times"/>
          <w:i/>
          <w:iCs/>
          <w:color w:val="000000" w:themeColor="text1"/>
        </w:rPr>
        <w:t xml:space="preserve"> </w:t>
      </w:r>
      <w:r w:rsidRPr="00134773">
        <w:rPr>
          <w:rFonts w:ascii="Times" w:hAnsi="Times"/>
          <w:color w:val="000000" w:themeColor="text1"/>
        </w:rPr>
        <w:t xml:space="preserve">Robert, </w:t>
      </w:r>
      <w:proofErr w:type="gramStart"/>
      <w:r w:rsidRPr="00134773">
        <w:rPr>
          <w:rFonts w:ascii="Times" w:hAnsi="Times"/>
          <w:i/>
          <w:iCs/>
          <w:color w:val="000000" w:themeColor="text1"/>
        </w:rPr>
        <w:t>Instruments</w:t>
      </w:r>
      <w:proofErr w:type="gramEnd"/>
      <w:r w:rsidRPr="00134773">
        <w:rPr>
          <w:rFonts w:ascii="Times" w:hAnsi="Times"/>
          <w:i/>
          <w:iCs/>
          <w:color w:val="000000" w:themeColor="text1"/>
        </w:rPr>
        <w:t xml:space="preserve"> and the </w:t>
      </w:r>
      <w:r w:rsidRPr="00364C6A">
        <w:rPr>
          <w:rFonts w:ascii="Times" w:hAnsi="Times"/>
          <w:i/>
          <w:iCs/>
          <w:color w:val="000000" w:themeColor="text1"/>
        </w:rPr>
        <w:t>I</w:t>
      </w:r>
      <w:r w:rsidRPr="001E416A">
        <w:rPr>
          <w:rFonts w:ascii="Times" w:hAnsi="Times"/>
          <w:i/>
          <w:iCs/>
          <w:color w:val="000000" w:themeColor="text1"/>
        </w:rPr>
        <w:t>magination</w:t>
      </w:r>
      <w:r w:rsidRPr="00364C6A">
        <w:rPr>
          <w:rFonts w:ascii="Times" w:hAnsi="Times"/>
          <w:i/>
          <w:iCs/>
          <w:color w:val="000000" w:themeColor="text1"/>
        </w:rPr>
        <w:t xml:space="preserve">. Princeton: Princeton University Press, </w:t>
      </w:r>
      <w:r w:rsidRPr="001E416A">
        <w:rPr>
          <w:rFonts w:ascii="Times" w:hAnsi="Times"/>
          <w:color w:val="000000" w:themeColor="text1"/>
        </w:rPr>
        <w:t>1995.</w:t>
      </w:r>
    </w:p>
    <w:p w14:paraId="2DD5E7C2" w14:textId="089991A5" w:rsidR="00155984" w:rsidRDefault="00155984" w:rsidP="00155984">
      <w:pPr>
        <w:spacing w:line="360" w:lineRule="auto"/>
        <w:rPr>
          <w:ins w:id="75" w:author="Mina Gorji" w:date="2022-09-20T10:48:00Z"/>
          <w:rFonts w:ascii="Times" w:hAnsi="Times"/>
          <w:b/>
          <w:color w:val="000000" w:themeColor="text1"/>
          <w:szCs w:val="28"/>
        </w:rPr>
      </w:pPr>
    </w:p>
    <w:p w14:paraId="06750AFD" w14:textId="02BB2351" w:rsidR="006244AD" w:rsidRDefault="006244AD" w:rsidP="00155984">
      <w:pPr>
        <w:spacing w:line="360" w:lineRule="auto"/>
        <w:rPr>
          <w:ins w:id="76" w:author="Mina Gorji" w:date="2022-09-20T10:48:00Z"/>
          <w:rFonts w:ascii="Times" w:hAnsi="Times"/>
          <w:b/>
          <w:color w:val="000000" w:themeColor="text1"/>
          <w:szCs w:val="28"/>
        </w:rPr>
      </w:pPr>
      <w:ins w:id="77" w:author="Mina Gorji" w:date="2022-09-20T10:48:00Z">
        <w:r w:rsidRPr="006244AD">
          <w:rPr>
            <w:rFonts w:ascii="Times" w:hAnsi="Times"/>
            <w:b/>
            <w:color w:val="000000" w:themeColor="text1"/>
            <w:szCs w:val="28"/>
          </w:rPr>
          <w:t xml:space="preserve">Jacobus, </w:t>
        </w:r>
        <w:r>
          <w:rPr>
            <w:rFonts w:ascii="Times" w:hAnsi="Times"/>
            <w:b/>
            <w:color w:val="000000" w:themeColor="text1"/>
            <w:szCs w:val="28"/>
          </w:rPr>
          <w:t xml:space="preserve">Mary, </w:t>
        </w:r>
        <w:r w:rsidRPr="006244AD">
          <w:rPr>
            <w:rFonts w:ascii="Times" w:hAnsi="Times"/>
            <w:b/>
            <w:i/>
            <w:iCs/>
            <w:color w:val="000000" w:themeColor="text1"/>
            <w:szCs w:val="28"/>
          </w:rPr>
          <w:t>Romantic Things. A Tree, a Rock, a Cloud</w:t>
        </w:r>
        <w:r>
          <w:rPr>
            <w:rFonts w:ascii="Times" w:hAnsi="Times"/>
            <w:b/>
            <w:color w:val="000000" w:themeColor="text1"/>
            <w:szCs w:val="28"/>
          </w:rPr>
          <w:t xml:space="preserve">. </w:t>
        </w:r>
        <w:r w:rsidRPr="006244AD">
          <w:rPr>
            <w:rFonts w:ascii="Times" w:hAnsi="Times"/>
            <w:b/>
            <w:color w:val="000000" w:themeColor="text1"/>
            <w:szCs w:val="28"/>
          </w:rPr>
          <w:t>University of Chicago Press: Chicago, 2012</w:t>
        </w:r>
        <w:r>
          <w:rPr>
            <w:rFonts w:ascii="Times" w:hAnsi="Times"/>
            <w:b/>
            <w:color w:val="000000" w:themeColor="text1"/>
            <w:szCs w:val="28"/>
          </w:rPr>
          <w:t>.</w:t>
        </w:r>
      </w:ins>
    </w:p>
    <w:p w14:paraId="6046964B" w14:textId="77777777" w:rsidR="00E058C7" w:rsidRDefault="00E058C7" w:rsidP="00155984">
      <w:pPr>
        <w:spacing w:line="360" w:lineRule="auto"/>
        <w:rPr>
          <w:rFonts w:ascii="Times" w:hAnsi="Times"/>
          <w:b/>
          <w:color w:val="000000" w:themeColor="text1"/>
          <w:szCs w:val="28"/>
        </w:rPr>
      </w:pPr>
    </w:p>
    <w:p w14:paraId="0228BB4C" w14:textId="2846CABF" w:rsidR="00155984" w:rsidRPr="00943E97"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Kamins</w:t>
      </w:r>
      <w:r>
        <w:rPr>
          <w:rFonts w:ascii="Times" w:hAnsi="Times"/>
          <w:color w:val="000000" w:themeColor="text1"/>
        </w:rPr>
        <w:t>k</w:t>
      </w:r>
      <w:r w:rsidRPr="00943E97">
        <w:rPr>
          <w:rFonts w:ascii="Times" w:hAnsi="Times"/>
          <w:color w:val="000000" w:themeColor="text1"/>
        </w:rPr>
        <w:t>y</w:t>
      </w:r>
      <w:r>
        <w:rPr>
          <w:rFonts w:ascii="Times" w:hAnsi="Times"/>
          <w:color w:val="000000" w:themeColor="text1"/>
        </w:rPr>
        <w:t>,</w:t>
      </w:r>
      <w:r w:rsidRPr="00943E97">
        <w:rPr>
          <w:rFonts w:ascii="Times" w:hAnsi="Times"/>
          <w:color w:val="000000" w:themeColor="text1"/>
        </w:rPr>
        <w:t xml:space="preserve"> </w:t>
      </w:r>
      <w:proofErr w:type="gramStart"/>
      <w:r>
        <w:rPr>
          <w:rFonts w:ascii="Times" w:hAnsi="Times"/>
          <w:color w:val="000000" w:themeColor="text1"/>
        </w:rPr>
        <w:t>Ilya</w:t>
      </w:r>
      <w:r w:rsidR="006605DC">
        <w:rPr>
          <w:rFonts w:ascii="Times" w:hAnsi="Times"/>
          <w:color w:val="000000" w:themeColor="text1"/>
        </w:rPr>
        <w:t xml:space="preserve">, </w:t>
      </w:r>
      <w:r>
        <w:rPr>
          <w:rFonts w:ascii="Times" w:hAnsi="Times"/>
          <w:color w:val="000000" w:themeColor="text1"/>
        </w:rPr>
        <w:t xml:space="preserve"> </w:t>
      </w:r>
      <w:r w:rsidRPr="00943E97">
        <w:rPr>
          <w:rFonts w:ascii="Times" w:hAnsi="Times"/>
          <w:i/>
          <w:iCs/>
          <w:color w:val="000000" w:themeColor="text1"/>
        </w:rPr>
        <w:t>Deaf</w:t>
      </w:r>
      <w:proofErr w:type="gramEnd"/>
      <w:r w:rsidRPr="00943E97">
        <w:rPr>
          <w:rFonts w:ascii="Times" w:hAnsi="Times"/>
          <w:i/>
          <w:iCs/>
          <w:color w:val="000000" w:themeColor="text1"/>
        </w:rPr>
        <w:t xml:space="preserve"> Republic</w:t>
      </w:r>
      <w:r>
        <w:rPr>
          <w:rFonts w:ascii="Times" w:hAnsi="Times"/>
          <w:color w:val="000000" w:themeColor="text1"/>
        </w:rPr>
        <w:t xml:space="preserve">.  London: Faber and Faber, </w:t>
      </w:r>
      <w:r w:rsidRPr="00F477E1">
        <w:rPr>
          <w:rFonts w:ascii="Times" w:hAnsi="Times"/>
          <w:color w:val="000000" w:themeColor="text1"/>
        </w:rPr>
        <w:t>2019</w:t>
      </w:r>
      <w:r>
        <w:rPr>
          <w:rFonts w:ascii="Times" w:hAnsi="Times"/>
          <w:color w:val="000000" w:themeColor="text1"/>
        </w:rPr>
        <w:t>.</w:t>
      </w:r>
    </w:p>
    <w:p w14:paraId="6FA60077" w14:textId="77777777" w:rsidR="00155984" w:rsidRDefault="00155984" w:rsidP="00155984">
      <w:pPr>
        <w:spacing w:line="360" w:lineRule="auto"/>
        <w:rPr>
          <w:rFonts w:ascii="Times" w:hAnsi="Times"/>
          <w:b/>
          <w:color w:val="000000" w:themeColor="text1"/>
          <w:szCs w:val="28"/>
        </w:rPr>
      </w:pPr>
    </w:p>
    <w:p w14:paraId="4E6CB55E" w14:textId="77777777" w:rsidR="00155984" w:rsidRDefault="00155984" w:rsidP="00155984">
      <w:pPr>
        <w:spacing w:line="360" w:lineRule="auto"/>
        <w:rPr>
          <w:rFonts w:ascii="Times" w:hAnsi="Times"/>
          <w:color w:val="000000" w:themeColor="text1"/>
          <w:szCs w:val="28"/>
        </w:rPr>
      </w:pPr>
      <w:r>
        <w:rPr>
          <w:rFonts w:ascii="Times" w:hAnsi="Times"/>
          <w:color w:val="000000" w:themeColor="text1"/>
          <w:szCs w:val="28"/>
        </w:rPr>
        <w:t xml:space="preserve">Kittler, Friedrich, </w:t>
      </w:r>
      <w:r>
        <w:rPr>
          <w:rFonts w:ascii="Times" w:hAnsi="Times"/>
          <w:i/>
          <w:iCs/>
          <w:color w:val="000000" w:themeColor="text1"/>
          <w:szCs w:val="28"/>
        </w:rPr>
        <w:t>Discourse Networks 1800/</w:t>
      </w:r>
      <w:r w:rsidRPr="00143E08">
        <w:rPr>
          <w:rFonts w:ascii="Times" w:hAnsi="Times"/>
          <w:color w:val="000000" w:themeColor="text1"/>
          <w:szCs w:val="28"/>
        </w:rPr>
        <w:t>1900</w:t>
      </w:r>
      <w:r>
        <w:rPr>
          <w:rFonts w:ascii="Times" w:hAnsi="Times"/>
          <w:color w:val="000000" w:themeColor="text1"/>
          <w:szCs w:val="28"/>
        </w:rPr>
        <w:t xml:space="preserve"> (trans. Michael </w:t>
      </w:r>
      <w:proofErr w:type="spellStart"/>
      <w:r>
        <w:rPr>
          <w:rFonts w:ascii="Times" w:hAnsi="Times"/>
          <w:color w:val="000000" w:themeColor="text1"/>
          <w:szCs w:val="28"/>
        </w:rPr>
        <w:t>Metteer</w:t>
      </w:r>
      <w:proofErr w:type="spellEnd"/>
      <w:r>
        <w:rPr>
          <w:rFonts w:ascii="Times" w:hAnsi="Times"/>
          <w:color w:val="000000" w:themeColor="text1"/>
          <w:szCs w:val="28"/>
        </w:rPr>
        <w:t xml:space="preserve"> and Chris </w:t>
      </w:r>
      <w:proofErr w:type="spellStart"/>
      <w:r>
        <w:rPr>
          <w:rFonts w:ascii="Times" w:hAnsi="Times"/>
          <w:color w:val="000000" w:themeColor="text1"/>
          <w:szCs w:val="28"/>
        </w:rPr>
        <w:t>Cullens</w:t>
      </w:r>
      <w:proofErr w:type="spellEnd"/>
      <w:r>
        <w:rPr>
          <w:rFonts w:ascii="Times" w:hAnsi="Times"/>
          <w:color w:val="000000" w:themeColor="text1"/>
          <w:szCs w:val="28"/>
        </w:rPr>
        <w:t>). Stanford: Stanford University Press, 1990.</w:t>
      </w:r>
    </w:p>
    <w:p w14:paraId="3B76A35A" w14:textId="77777777" w:rsidR="00155984" w:rsidRPr="00943E97" w:rsidRDefault="00155984" w:rsidP="00155984">
      <w:pPr>
        <w:pStyle w:val="EndnoteText"/>
        <w:spacing w:after="0"/>
        <w:ind w:firstLine="0"/>
        <w:rPr>
          <w:rFonts w:ascii="Times" w:hAnsi="Times"/>
          <w:color w:val="000000" w:themeColor="text1"/>
        </w:rPr>
      </w:pPr>
    </w:p>
    <w:p w14:paraId="5165831E" w14:textId="77777777" w:rsidR="00155984" w:rsidRDefault="00155984" w:rsidP="00155984">
      <w:pPr>
        <w:pStyle w:val="EndnoteText"/>
        <w:spacing w:after="0"/>
        <w:ind w:firstLine="0"/>
        <w:rPr>
          <w:rFonts w:ascii="Times" w:hAnsi="Times"/>
          <w:color w:val="000000" w:themeColor="text1"/>
        </w:rPr>
      </w:pPr>
      <w:proofErr w:type="spellStart"/>
      <w:r w:rsidRPr="00943E97">
        <w:rPr>
          <w:rFonts w:ascii="Times" w:hAnsi="Times"/>
          <w:color w:val="000000" w:themeColor="text1"/>
        </w:rPr>
        <w:t>Langan</w:t>
      </w:r>
      <w:proofErr w:type="spellEnd"/>
      <w:r>
        <w:rPr>
          <w:rFonts w:ascii="Times" w:hAnsi="Times"/>
          <w:color w:val="000000" w:themeColor="text1"/>
        </w:rPr>
        <w:t xml:space="preserve">, </w:t>
      </w:r>
      <w:r w:rsidRPr="00943E97">
        <w:rPr>
          <w:rFonts w:ascii="Times" w:hAnsi="Times"/>
          <w:color w:val="000000" w:themeColor="text1"/>
        </w:rPr>
        <w:t>Celeste and McClane</w:t>
      </w:r>
      <w:r>
        <w:rPr>
          <w:rFonts w:ascii="Times" w:hAnsi="Times"/>
          <w:color w:val="000000" w:themeColor="text1"/>
        </w:rPr>
        <w:t xml:space="preserve">, </w:t>
      </w:r>
      <w:r w:rsidRPr="00943E97">
        <w:rPr>
          <w:rFonts w:ascii="Times" w:hAnsi="Times"/>
          <w:color w:val="000000" w:themeColor="text1"/>
        </w:rPr>
        <w:t>Maureen N.</w:t>
      </w:r>
      <w:r>
        <w:rPr>
          <w:rFonts w:ascii="Times" w:hAnsi="Times"/>
          <w:color w:val="000000" w:themeColor="text1"/>
        </w:rPr>
        <w:t>,</w:t>
      </w:r>
      <w:r w:rsidRPr="00943E97">
        <w:rPr>
          <w:rFonts w:ascii="Times" w:hAnsi="Times"/>
          <w:color w:val="000000" w:themeColor="text1"/>
        </w:rPr>
        <w:t xml:space="preserve"> </w:t>
      </w:r>
      <w:r>
        <w:rPr>
          <w:rFonts w:ascii="Times" w:hAnsi="Times"/>
          <w:color w:val="000000" w:themeColor="text1"/>
        </w:rPr>
        <w:t>“</w:t>
      </w:r>
      <w:r w:rsidRPr="00943E97">
        <w:rPr>
          <w:rFonts w:ascii="Times" w:hAnsi="Times"/>
          <w:color w:val="000000" w:themeColor="text1"/>
        </w:rPr>
        <w:t xml:space="preserve">The medium of </w:t>
      </w:r>
      <w:r>
        <w:rPr>
          <w:rFonts w:ascii="Times" w:hAnsi="Times"/>
          <w:color w:val="000000" w:themeColor="text1"/>
        </w:rPr>
        <w:t>R</w:t>
      </w:r>
      <w:r w:rsidRPr="00943E97">
        <w:rPr>
          <w:rFonts w:ascii="Times" w:hAnsi="Times"/>
          <w:color w:val="000000" w:themeColor="text1"/>
        </w:rPr>
        <w:t>omantic poetry”, in Chandler</w:t>
      </w:r>
      <w:r>
        <w:rPr>
          <w:rFonts w:ascii="Times" w:hAnsi="Times"/>
          <w:color w:val="000000" w:themeColor="text1"/>
        </w:rPr>
        <w:t xml:space="preserve">, </w:t>
      </w:r>
      <w:r w:rsidRPr="00943E97">
        <w:rPr>
          <w:rFonts w:ascii="Times" w:hAnsi="Times"/>
          <w:color w:val="000000" w:themeColor="text1"/>
        </w:rPr>
        <w:t>James and McClane</w:t>
      </w:r>
      <w:r>
        <w:rPr>
          <w:rFonts w:ascii="Times" w:hAnsi="Times"/>
          <w:color w:val="000000" w:themeColor="text1"/>
        </w:rPr>
        <w:t xml:space="preserve">, </w:t>
      </w:r>
      <w:r w:rsidRPr="00943E97">
        <w:rPr>
          <w:rFonts w:ascii="Times" w:hAnsi="Times"/>
          <w:color w:val="000000" w:themeColor="text1"/>
        </w:rPr>
        <w:t>Maureen N.</w:t>
      </w:r>
      <w:r>
        <w:rPr>
          <w:rFonts w:ascii="Times" w:hAnsi="Times"/>
          <w:color w:val="000000" w:themeColor="text1"/>
        </w:rPr>
        <w:t xml:space="preserve"> </w:t>
      </w:r>
      <w:r>
        <w:rPr>
          <w:rFonts w:ascii="Times" w:hAnsi="Times"/>
          <w:i/>
          <w:color w:val="000000" w:themeColor="text1"/>
        </w:rPr>
        <w:t xml:space="preserve">The Cambridge Companion to Romantic Poetry. </w:t>
      </w:r>
      <w:r>
        <w:rPr>
          <w:rFonts w:ascii="Times" w:hAnsi="Times"/>
          <w:color w:val="000000" w:themeColor="text1"/>
        </w:rPr>
        <w:t xml:space="preserve"> </w:t>
      </w:r>
      <w:r w:rsidRPr="00943E97">
        <w:rPr>
          <w:rFonts w:ascii="Times" w:hAnsi="Times"/>
          <w:color w:val="000000" w:themeColor="text1"/>
        </w:rPr>
        <w:t>Cambridge</w:t>
      </w:r>
      <w:r>
        <w:rPr>
          <w:rFonts w:ascii="Times" w:hAnsi="Times"/>
          <w:color w:val="000000" w:themeColor="text1"/>
        </w:rPr>
        <w:t>: Cambridge University Press,</w:t>
      </w:r>
      <w:r w:rsidRPr="00943E97">
        <w:rPr>
          <w:rFonts w:ascii="Times" w:hAnsi="Times"/>
          <w:color w:val="000000" w:themeColor="text1"/>
        </w:rPr>
        <w:t xml:space="preserve"> 2008, 239-262.</w:t>
      </w:r>
    </w:p>
    <w:p w14:paraId="3E64046B" w14:textId="77777777" w:rsidR="00155984" w:rsidRPr="00364C6A" w:rsidRDefault="00155984" w:rsidP="00155984">
      <w:pPr>
        <w:pStyle w:val="EndnoteText"/>
        <w:rPr>
          <w:rFonts w:ascii="Times" w:hAnsi="Times"/>
          <w:b/>
          <w:bCs/>
          <w:color w:val="000000" w:themeColor="text1"/>
        </w:rPr>
      </w:pPr>
    </w:p>
    <w:p w14:paraId="1E0A53A4" w14:textId="77777777" w:rsidR="00155984" w:rsidRDefault="00155984" w:rsidP="00155984">
      <w:pPr>
        <w:spacing w:line="360" w:lineRule="auto"/>
      </w:pPr>
      <w:r>
        <w:t>Larkin, Peter, “Coleridge Conversing: Between Soliloquy and Invocation</w:t>
      </w:r>
      <w:r>
        <w:rPr>
          <w:i/>
          <w:iCs/>
        </w:rPr>
        <w:t>, The Wordsworth Circle</w:t>
      </w:r>
      <w:r>
        <w:t>, Summer, 2007, vol. 38, 3, 2006 (Summer, 2007), 113-117.</w:t>
      </w:r>
    </w:p>
    <w:p w14:paraId="34B44CB7" w14:textId="77777777" w:rsidR="006605DC" w:rsidRDefault="006605DC" w:rsidP="00155984">
      <w:pPr>
        <w:pStyle w:val="EndnoteText"/>
        <w:spacing w:after="0"/>
        <w:ind w:firstLine="0"/>
        <w:rPr>
          <w:rFonts w:ascii="Times" w:hAnsi="Times"/>
          <w:color w:val="000000" w:themeColor="text1"/>
        </w:rPr>
      </w:pPr>
    </w:p>
    <w:p w14:paraId="0D377B18" w14:textId="3EDCB90F" w:rsidR="00155984"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Leighton,</w:t>
      </w:r>
      <w:r>
        <w:rPr>
          <w:rFonts w:ascii="Times" w:hAnsi="Times"/>
          <w:color w:val="000000" w:themeColor="text1"/>
        </w:rPr>
        <w:t xml:space="preserve"> </w:t>
      </w:r>
      <w:r w:rsidRPr="00943E97">
        <w:rPr>
          <w:rFonts w:ascii="Times" w:hAnsi="Times"/>
          <w:color w:val="000000" w:themeColor="text1"/>
        </w:rPr>
        <w:t>Angela</w:t>
      </w:r>
      <w:r>
        <w:rPr>
          <w:rFonts w:ascii="Times" w:hAnsi="Times"/>
          <w:color w:val="000000" w:themeColor="text1"/>
        </w:rPr>
        <w:t>,</w:t>
      </w:r>
      <w:r w:rsidRPr="00943E97">
        <w:rPr>
          <w:rFonts w:ascii="Times" w:hAnsi="Times"/>
          <w:color w:val="000000" w:themeColor="text1"/>
        </w:rPr>
        <w:t xml:space="preserve"> </w:t>
      </w:r>
      <w:r w:rsidRPr="00943E97">
        <w:rPr>
          <w:rFonts w:ascii="Times" w:hAnsi="Times"/>
          <w:i/>
          <w:iCs/>
          <w:color w:val="000000" w:themeColor="text1"/>
        </w:rPr>
        <w:t>Hearing Things.  The Work of Sound in Literature</w:t>
      </w:r>
      <w:r>
        <w:rPr>
          <w:rFonts w:ascii="Times" w:hAnsi="Times"/>
          <w:color w:val="000000" w:themeColor="text1"/>
        </w:rPr>
        <w:t xml:space="preserve">. Harvard: Harvard University Press, </w:t>
      </w:r>
      <w:r w:rsidRPr="00943E97">
        <w:rPr>
          <w:rFonts w:ascii="Times" w:hAnsi="Times"/>
          <w:color w:val="000000" w:themeColor="text1"/>
        </w:rPr>
        <w:t>2018</w:t>
      </w:r>
      <w:r>
        <w:rPr>
          <w:rFonts w:ascii="Times" w:hAnsi="Times"/>
          <w:color w:val="000000" w:themeColor="text1"/>
        </w:rPr>
        <w:t>.</w:t>
      </w:r>
    </w:p>
    <w:p w14:paraId="247A0A42" w14:textId="77777777" w:rsidR="00155984" w:rsidRDefault="00155984" w:rsidP="00155984">
      <w:pPr>
        <w:pStyle w:val="EndnoteText"/>
        <w:spacing w:after="0"/>
        <w:ind w:firstLine="0"/>
        <w:rPr>
          <w:rFonts w:ascii="Times" w:hAnsi="Times"/>
          <w:color w:val="000000" w:themeColor="text1"/>
        </w:rPr>
      </w:pPr>
    </w:p>
    <w:p w14:paraId="78E844D7" w14:textId="77777777" w:rsidR="00155984" w:rsidRDefault="00155984" w:rsidP="00155984">
      <w:pPr>
        <w:spacing w:line="360" w:lineRule="auto"/>
        <w:rPr>
          <w:rFonts w:ascii="Times" w:hAnsi="Times"/>
          <w:color w:val="000000" w:themeColor="text1"/>
          <w:szCs w:val="28"/>
        </w:rPr>
      </w:pPr>
      <w:r w:rsidRPr="006A49EA">
        <w:rPr>
          <w:rFonts w:ascii="Times" w:hAnsi="Times"/>
          <w:color w:val="000000" w:themeColor="text1"/>
          <w:szCs w:val="28"/>
        </w:rPr>
        <w:t>Levinson,</w:t>
      </w:r>
      <w:r>
        <w:rPr>
          <w:rFonts w:ascii="Times" w:hAnsi="Times"/>
          <w:b/>
          <w:color w:val="000000" w:themeColor="text1"/>
          <w:szCs w:val="28"/>
        </w:rPr>
        <w:t xml:space="preserve"> </w:t>
      </w:r>
      <w:r w:rsidRPr="006A49EA">
        <w:rPr>
          <w:rFonts w:ascii="Times" w:hAnsi="Times"/>
          <w:color w:val="000000" w:themeColor="text1"/>
          <w:szCs w:val="28"/>
        </w:rPr>
        <w:t>Marjorie</w:t>
      </w:r>
      <w:r>
        <w:rPr>
          <w:rFonts w:ascii="Times" w:hAnsi="Times"/>
          <w:color w:val="000000" w:themeColor="text1"/>
          <w:szCs w:val="28"/>
        </w:rPr>
        <w:t xml:space="preserve">, </w:t>
      </w:r>
      <w:r w:rsidRPr="00DA2B92">
        <w:rPr>
          <w:rFonts w:ascii="Times" w:hAnsi="Times"/>
          <w:i/>
          <w:iCs/>
          <w:color w:val="000000" w:themeColor="text1"/>
          <w:szCs w:val="28"/>
        </w:rPr>
        <w:t>Thinking Through Poetry: Field Reports on Romantic Lyric</w:t>
      </w:r>
      <w:r>
        <w:rPr>
          <w:rFonts w:ascii="Times" w:hAnsi="Times"/>
          <w:color w:val="000000" w:themeColor="text1"/>
          <w:szCs w:val="28"/>
        </w:rPr>
        <w:t>. Oxford: Oxford University Press, 2018.</w:t>
      </w:r>
    </w:p>
    <w:p w14:paraId="01A5D529" w14:textId="77777777" w:rsidR="00155984" w:rsidRDefault="00155984" w:rsidP="00155984">
      <w:pPr>
        <w:pStyle w:val="EndnoteText"/>
        <w:spacing w:after="0"/>
        <w:ind w:firstLine="0"/>
        <w:rPr>
          <w:rFonts w:ascii="Times" w:hAnsi="Times"/>
          <w:color w:val="000000" w:themeColor="text1"/>
          <w:shd w:val="clear" w:color="auto" w:fill="FFFFFF"/>
        </w:rPr>
      </w:pPr>
    </w:p>
    <w:p w14:paraId="51EF2C7B" w14:textId="77777777" w:rsidR="00155984" w:rsidRPr="00F477E1" w:rsidRDefault="00155984" w:rsidP="00155984">
      <w:pPr>
        <w:pStyle w:val="EndnoteText"/>
        <w:spacing w:after="0"/>
        <w:ind w:firstLine="0"/>
        <w:rPr>
          <w:rFonts w:ascii="Times" w:hAnsi="Times"/>
          <w:color w:val="000000" w:themeColor="text1"/>
        </w:rPr>
      </w:pPr>
      <w:r w:rsidRPr="00F477E1">
        <w:rPr>
          <w:rFonts w:ascii="Times" w:hAnsi="Times"/>
          <w:color w:val="000000" w:themeColor="text1"/>
          <w:shd w:val="clear" w:color="auto" w:fill="FFFFFF"/>
        </w:rPr>
        <w:t xml:space="preserve"> Lynch, James</w:t>
      </w:r>
      <w:r>
        <w:rPr>
          <w:rFonts w:ascii="Times" w:hAnsi="Times"/>
          <w:color w:val="000000" w:themeColor="text1"/>
          <w:shd w:val="clear" w:color="auto" w:fill="FFFFFF"/>
        </w:rPr>
        <w:t xml:space="preserve">, </w:t>
      </w:r>
      <w:r w:rsidRPr="00943E97">
        <w:rPr>
          <w:rFonts w:ascii="Times" w:hAnsi="Times" w:hint="eastAsia"/>
          <w:color w:val="000000" w:themeColor="text1"/>
        </w:rPr>
        <w:t>“</w:t>
      </w:r>
      <w:r w:rsidRPr="00943E97">
        <w:rPr>
          <w:rFonts w:ascii="Times" w:hAnsi="Times"/>
          <w:color w:val="000000" w:themeColor="text1"/>
        </w:rPr>
        <w:t>The Tonality of Lyric Poetry: An Experiment in Method,</w:t>
      </w:r>
      <w:r w:rsidRPr="00943E97">
        <w:rPr>
          <w:rFonts w:ascii="Times" w:hAnsi="Times" w:hint="eastAsia"/>
          <w:color w:val="000000" w:themeColor="text1"/>
        </w:rPr>
        <w:t>”</w:t>
      </w:r>
      <w:r w:rsidRPr="00943E97">
        <w:rPr>
          <w:rFonts w:ascii="Times" w:hAnsi="Times"/>
          <w:color w:val="000000" w:themeColor="text1"/>
        </w:rPr>
        <w:t xml:space="preserve"> 1953, &lt;https://www.tandfonline.com/doi/pdf/10.1080/00437956.1953.11659470&gt;WORD, 9:3, 211-224, DOI: 10.1080/00437956.1953.11659470)</w:t>
      </w:r>
    </w:p>
    <w:p w14:paraId="5F8A596D" w14:textId="77777777" w:rsidR="00155984" w:rsidRPr="006A49EA" w:rsidRDefault="00155984" w:rsidP="00155984">
      <w:pPr>
        <w:spacing w:line="360" w:lineRule="auto"/>
        <w:rPr>
          <w:rFonts w:ascii="Times" w:hAnsi="Times"/>
          <w:color w:val="000000" w:themeColor="text1"/>
          <w:szCs w:val="28"/>
        </w:rPr>
      </w:pPr>
    </w:p>
    <w:p w14:paraId="5995A1BB" w14:textId="1A5BF427" w:rsidR="00155984" w:rsidRDefault="00155984" w:rsidP="00155984">
      <w:pPr>
        <w:spacing w:line="360" w:lineRule="auto"/>
        <w:rPr>
          <w:rFonts w:ascii="Times" w:hAnsi="Times"/>
          <w:b/>
          <w:iCs/>
          <w:color w:val="000000" w:themeColor="text1"/>
          <w:szCs w:val="28"/>
        </w:rPr>
      </w:pPr>
      <w:proofErr w:type="spellStart"/>
      <w:r w:rsidRPr="00DA2B92">
        <w:rPr>
          <w:rFonts w:ascii="Times" w:hAnsi="Times"/>
          <w:szCs w:val="22"/>
        </w:rPr>
        <w:t>Macfarlan</w:t>
      </w:r>
      <w:r w:rsidR="00D533F7">
        <w:rPr>
          <w:rFonts w:ascii="Times" w:hAnsi="Times"/>
          <w:szCs w:val="22"/>
        </w:rPr>
        <w:t>d</w:t>
      </w:r>
      <w:proofErr w:type="spellEnd"/>
      <w:r w:rsidRPr="00DA2B92">
        <w:rPr>
          <w:rFonts w:ascii="Times" w:hAnsi="Times"/>
          <w:szCs w:val="22"/>
        </w:rPr>
        <w:t xml:space="preserve">, </w:t>
      </w:r>
      <w:r>
        <w:rPr>
          <w:rFonts w:ascii="Times" w:hAnsi="Times"/>
          <w:szCs w:val="22"/>
        </w:rPr>
        <w:t xml:space="preserve">Thomas, </w:t>
      </w:r>
      <w:proofErr w:type="gramStart"/>
      <w:r w:rsidRPr="00DA2B92">
        <w:rPr>
          <w:rFonts w:ascii="Times" w:hAnsi="Times"/>
          <w:i/>
          <w:iCs/>
          <w:szCs w:val="22"/>
        </w:rPr>
        <w:t>Romanticism</w:t>
      </w:r>
      <w:proofErr w:type="gramEnd"/>
      <w:r w:rsidRPr="00DA2B92">
        <w:rPr>
          <w:rFonts w:ascii="Times" w:hAnsi="Times"/>
          <w:i/>
          <w:iCs/>
          <w:szCs w:val="22"/>
        </w:rPr>
        <w:t xml:space="preserve"> and the Forms of Ruin: Wordsworth,</w:t>
      </w:r>
      <w:r>
        <w:rPr>
          <w:rFonts w:ascii="Times" w:hAnsi="Times"/>
          <w:i/>
          <w:iCs/>
          <w:szCs w:val="22"/>
        </w:rPr>
        <w:t xml:space="preserve"> </w:t>
      </w:r>
      <w:r w:rsidRPr="00DA2B92">
        <w:rPr>
          <w:rFonts w:ascii="Times" w:hAnsi="Times"/>
          <w:i/>
          <w:iCs/>
          <w:szCs w:val="22"/>
        </w:rPr>
        <w:t>Coleridge and the Modalities of Fragmentation</w:t>
      </w:r>
      <w:r>
        <w:rPr>
          <w:rFonts w:ascii="Times" w:hAnsi="Times"/>
          <w:szCs w:val="22"/>
        </w:rPr>
        <w:t>. Princeton:</w:t>
      </w:r>
      <w:r w:rsidRPr="00DA2B92">
        <w:rPr>
          <w:rFonts w:ascii="Times" w:hAnsi="Times"/>
          <w:szCs w:val="22"/>
        </w:rPr>
        <w:t xml:space="preserve"> Princeton University Press, 1981</w:t>
      </w:r>
      <w:r>
        <w:rPr>
          <w:rFonts w:ascii="Times" w:hAnsi="Times"/>
          <w:szCs w:val="22"/>
        </w:rPr>
        <w:t>.</w:t>
      </w:r>
    </w:p>
    <w:p w14:paraId="5C6A7BCB" w14:textId="77777777" w:rsidR="00155984" w:rsidRDefault="00155984" w:rsidP="00155984">
      <w:pPr>
        <w:pStyle w:val="EndnoteText"/>
        <w:spacing w:after="0"/>
        <w:ind w:firstLine="0"/>
        <w:rPr>
          <w:rFonts w:ascii="Times" w:hAnsi="Times"/>
          <w:color w:val="000000" w:themeColor="text1"/>
        </w:rPr>
      </w:pPr>
    </w:p>
    <w:p w14:paraId="7C1BF40F" w14:textId="77777777" w:rsidR="00155984" w:rsidRDefault="00155984" w:rsidP="00155984">
      <w:pPr>
        <w:pStyle w:val="EndnoteText"/>
        <w:spacing w:after="0"/>
        <w:ind w:firstLine="0"/>
        <w:rPr>
          <w:rFonts w:ascii="Times" w:hAnsi="Times"/>
          <w:color w:val="000000" w:themeColor="text1"/>
        </w:rPr>
      </w:pPr>
    </w:p>
    <w:p w14:paraId="576ED111" w14:textId="77777777" w:rsidR="00155984" w:rsidRDefault="00155984" w:rsidP="00155984">
      <w:pPr>
        <w:spacing w:line="360" w:lineRule="auto"/>
        <w:rPr>
          <w:rFonts w:ascii="Times" w:hAnsi="Times"/>
          <w:color w:val="000000" w:themeColor="text1"/>
        </w:rPr>
      </w:pPr>
      <w:r w:rsidRPr="00943E97">
        <w:rPr>
          <w:rFonts w:ascii="Times" w:hAnsi="Times"/>
          <w:color w:val="000000" w:themeColor="text1"/>
        </w:rPr>
        <w:t>Mandell, Laura</w:t>
      </w:r>
      <w:r>
        <w:rPr>
          <w:rFonts w:ascii="Times" w:hAnsi="Times"/>
          <w:color w:val="000000" w:themeColor="text1"/>
        </w:rPr>
        <w:t>,</w:t>
      </w:r>
      <w:r w:rsidRPr="00943E97">
        <w:rPr>
          <w:rFonts w:ascii="Times" w:hAnsi="Times"/>
          <w:color w:val="000000" w:themeColor="text1"/>
        </w:rPr>
        <w:t xml:space="preserve"> </w:t>
      </w:r>
      <w:r w:rsidRPr="00943E97">
        <w:rPr>
          <w:rFonts w:ascii="Times" w:hAnsi="Times" w:hint="eastAsia"/>
          <w:color w:val="000000" w:themeColor="text1"/>
        </w:rPr>
        <w:t>“</w:t>
      </w:r>
      <w:r w:rsidRPr="00943E97">
        <w:rPr>
          <w:rFonts w:ascii="Times" w:hAnsi="Times"/>
          <w:color w:val="000000" w:themeColor="text1"/>
        </w:rPr>
        <w:t>Imaging Interiority: Photography, Psychology, and Lyric Poetry</w:t>
      </w:r>
      <w:r w:rsidRPr="00943E97">
        <w:rPr>
          <w:rFonts w:ascii="Times" w:hAnsi="Times" w:hint="eastAsia"/>
          <w:color w:val="000000" w:themeColor="text1"/>
        </w:rPr>
        <w:t>”</w:t>
      </w:r>
      <w:r>
        <w:rPr>
          <w:rFonts w:ascii="Times" w:hAnsi="Times"/>
          <w:color w:val="000000" w:themeColor="text1"/>
        </w:rPr>
        <w:t xml:space="preserve">. </w:t>
      </w:r>
      <w:r w:rsidRPr="00943E97">
        <w:rPr>
          <w:rFonts w:ascii="Times" w:hAnsi="Times"/>
          <w:i/>
          <w:iCs/>
          <w:color w:val="000000" w:themeColor="text1"/>
        </w:rPr>
        <w:t>Victorian Studies,</w:t>
      </w:r>
      <w:r w:rsidRPr="004877DA">
        <w:rPr>
          <w:rFonts w:ascii="Times" w:hAnsi="Times"/>
          <w:color w:val="000000" w:themeColor="text1"/>
        </w:rPr>
        <w:t xml:space="preserve"> Indiana University Press, Volume 49</w:t>
      </w:r>
      <w:r>
        <w:rPr>
          <w:rFonts w:ascii="Times" w:hAnsi="Times"/>
          <w:color w:val="000000" w:themeColor="text1"/>
        </w:rPr>
        <w:t>,</w:t>
      </w:r>
      <w:r w:rsidRPr="00EC3964">
        <w:rPr>
          <w:rFonts w:ascii="Times" w:hAnsi="Times"/>
          <w:color w:val="000000" w:themeColor="text1"/>
        </w:rPr>
        <w:t xml:space="preserve"> </w:t>
      </w:r>
      <w:r w:rsidRPr="004877DA">
        <w:rPr>
          <w:rFonts w:ascii="Times" w:hAnsi="Times"/>
          <w:color w:val="000000" w:themeColor="text1"/>
        </w:rPr>
        <w:t>no. 2, winter 2007, 218-227</w:t>
      </w:r>
      <w:r>
        <w:rPr>
          <w:rFonts w:ascii="Times" w:hAnsi="Times"/>
          <w:color w:val="000000" w:themeColor="text1"/>
        </w:rPr>
        <w:t>.</w:t>
      </w:r>
      <w:proofErr w:type="gramStart"/>
      <w:r w:rsidRPr="004877DA">
        <w:rPr>
          <w:rFonts w:ascii="Times" w:hAnsi="Times"/>
          <w:color w:val="000000" w:themeColor="text1"/>
        </w:rPr>
        <w:t xml:space="preserve">  </w:t>
      </w:r>
      <w:r>
        <w:rPr>
          <w:rFonts w:ascii="Times" w:hAnsi="Times"/>
          <w:color w:val="000000" w:themeColor="text1"/>
        </w:rPr>
        <w:t>.</w:t>
      </w:r>
      <w:proofErr w:type="gramEnd"/>
      <w:r>
        <w:rPr>
          <w:rFonts w:ascii="Times" w:hAnsi="Times"/>
          <w:color w:val="000000" w:themeColor="text1"/>
        </w:rPr>
        <w:t xml:space="preserve"> </w:t>
      </w:r>
    </w:p>
    <w:p w14:paraId="51576F7D" w14:textId="77777777" w:rsidR="00155984" w:rsidRPr="00364C6A" w:rsidRDefault="00155984" w:rsidP="00155984">
      <w:pPr>
        <w:spacing w:line="360" w:lineRule="auto"/>
        <w:rPr>
          <w:rFonts w:ascii="Times" w:hAnsi="Times"/>
          <w:color w:val="000000" w:themeColor="text1"/>
        </w:rPr>
      </w:pPr>
    </w:p>
    <w:p w14:paraId="225CE0FC" w14:textId="77777777" w:rsidR="00155984" w:rsidRPr="00F477E1"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Mandell,</w:t>
      </w:r>
      <w:r>
        <w:rPr>
          <w:rFonts w:ascii="Times" w:hAnsi="Times"/>
          <w:color w:val="000000" w:themeColor="text1"/>
        </w:rPr>
        <w:t xml:space="preserve"> </w:t>
      </w:r>
      <w:r w:rsidRPr="00943E97">
        <w:rPr>
          <w:rFonts w:ascii="Times" w:hAnsi="Times"/>
          <w:color w:val="000000" w:themeColor="text1"/>
        </w:rPr>
        <w:t>Laura</w:t>
      </w:r>
      <w:r>
        <w:rPr>
          <w:rFonts w:ascii="Times" w:hAnsi="Times"/>
          <w:color w:val="000000" w:themeColor="text1"/>
        </w:rPr>
        <w:t xml:space="preserve">, </w:t>
      </w:r>
      <w:r w:rsidRPr="00943E97">
        <w:rPr>
          <w:rFonts w:ascii="Times" w:hAnsi="Times"/>
          <w:color w:val="000000" w:themeColor="text1"/>
        </w:rPr>
        <w:t>“What Is the Matter? Or, What Literary Theory Neither Hears nor Sees”</w:t>
      </w:r>
      <w:r>
        <w:rPr>
          <w:rFonts w:ascii="Times" w:hAnsi="Times"/>
          <w:color w:val="000000" w:themeColor="text1"/>
        </w:rPr>
        <w:t xml:space="preserve">, </w:t>
      </w:r>
    </w:p>
    <w:p w14:paraId="602FDD77" w14:textId="77777777" w:rsidR="00155984" w:rsidRPr="00943E97" w:rsidRDefault="00155984" w:rsidP="00155984">
      <w:pPr>
        <w:rPr>
          <w:rFonts w:ascii="Times" w:hAnsi="Times"/>
          <w:color w:val="000000" w:themeColor="text1"/>
        </w:rPr>
      </w:pPr>
      <w:r w:rsidRPr="00364C6A">
        <w:rPr>
          <w:rFonts w:ascii="Times" w:hAnsi="Times"/>
          <w:i/>
          <w:color w:val="000000" w:themeColor="text1"/>
        </w:rPr>
        <w:t>New Literary History</w:t>
      </w:r>
      <w:r w:rsidRPr="00943E97">
        <w:rPr>
          <w:rFonts w:ascii="Times" w:hAnsi="Times"/>
          <w:color w:val="000000" w:themeColor="text1"/>
        </w:rPr>
        <w:t>, Vol. 38, No. 4, Autumn, 2007</w:t>
      </w:r>
      <w:r>
        <w:rPr>
          <w:rFonts w:ascii="Times" w:hAnsi="Times"/>
          <w:color w:val="000000" w:themeColor="text1"/>
        </w:rPr>
        <w:t xml:space="preserve">, </w:t>
      </w:r>
      <w:r w:rsidRPr="00943E97">
        <w:rPr>
          <w:rFonts w:ascii="Times" w:hAnsi="Times"/>
          <w:color w:val="000000" w:themeColor="text1"/>
        </w:rPr>
        <w:t>pp. 755-776</w:t>
      </w:r>
      <w:r>
        <w:rPr>
          <w:rFonts w:ascii="Times" w:hAnsi="Times"/>
          <w:color w:val="000000" w:themeColor="text1"/>
        </w:rPr>
        <w:t>.</w:t>
      </w:r>
    </w:p>
    <w:p w14:paraId="275007BB" w14:textId="77777777" w:rsidR="00155984" w:rsidRDefault="00155984" w:rsidP="00155984">
      <w:pPr>
        <w:spacing w:line="360" w:lineRule="auto"/>
      </w:pPr>
    </w:p>
    <w:p w14:paraId="24A1F746" w14:textId="7497FEC9" w:rsidR="006605DC" w:rsidRPr="006605DC" w:rsidRDefault="00155984" w:rsidP="006605DC">
      <w:pPr>
        <w:spacing w:line="360" w:lineRule="auto"/>
      </w:pPr>
      <w:r>
        <w:t xml:space="preserve">Matheson, Ann, “The Influence of Cowper’s </w:t>
      </w:r>
      <w:r>
        <w:rPr>
          <w:i/>
          <w:iCs/>
        </w:rPr>
        <w:t>The Task</w:t>
      </w:r>
      <w:r>
        <w:t xml:space="preserve"> on Coleridge’s Conversation Poems. </w:t>
      </w:r>
      <w:r>
        <w:rPr>
          <w:i/>
          <w:iCs/>
        </w:rPr>
        <w:t>New Approaches to Coleridge: Biographical and Critical Essays,</w:t>
      </w:r>
      <w:r>
        <w:t xml:space="preserve"> ed. Donald Sultana. London: Vision Press, 1981, 137-50.</w:t>
      </w:r>
    </w:p>
    <w:p w14:paraId="14AE9E55" w14:textId="77777777" w:rsidR="00155984" w:rsidRPr="00943E97" w:rsidRDefault="00155984" w:rsidP="00155984">
      <w:pPr>
        <w:pStyle w:val="EndnoteText"/>
        <w:spacing w:after="0"/>
        <w:ind w:firstLine="0"/>
        <w:rPr>
          <w:rFonts w:ascii="Times" w:hAnsi="Times"/>
          <w:color w:val="000000" w:themeColor="text1"/>
        </w:rPr>
      </w:pPr>
    </w:p>
    <w:p w14:paraId="09FCE784" w14:textId="77777777" w:rsidR="00155984"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Menke</w:t>
      </w:r>
      <w:r>
        <w:rPr>
          <w:rFonts w:ascii="Times" w:hAnsi="Times"/>
          <w:color w:val="000000" w:themeColor="text1"/>
        </w:rPr>
        <w:t>,</w:t>
      </w:r>
      <w:r w:rsidRPr="00943E97">
        <w:rPr>
          <w:rFonts w:ascii="Times" w:hAnsi="Times"/>
          <w:color w:val="000000" w:themeColor="text1"/>
        </w:rPr>
        <w:t xml:space="preserve"> Richard</w:t>
      </w:r>
      <w:r>
        <w:rPr>
          <w:rFonts w:ascii="Times" w:hAnsi="Times"/>
          <w:color w:val="000000" w:themeColor="text1"/>
        </w:rPr>
        <w:t xml:space="preserve">, </w:t>
      </w:r>
      <w:r w:rsidRPr="00943E97">
        <w:rPr>
          <w:rFonts w:ascii="Times" w:hAnsi="Times"/>
          <w:i/>
          <w:iCs/>
          <w:color w:val="000000" w:themeColor="text1"/>
        </w:rPr>
        <w:t>Literature, Print Culture, and Media Technologies, 1880–1900: Many Inventions</w:t>
      </w:r>
      <w:r>
        <w:rPr>
          <w:rFonts w:ascii="Times" w:hAnsi="Times"/>
          <w:i/>
          <w:iCs/>
          <w:color w:val="000000" w:themeColor="text1"/>
        </w:rPr>
        <w:t xml:space="preserve">. </w:t>
      </w:r>
      <w:r>
        <w:rPr>
          <w:rFonts w:ascii="Times" w:hAnsi="Times"/>
          <w:iCs/>
          <w:color w:val="000000" w:themeColor="text1"/>
        </w:rPr>
        <w:t>Cambridge:</w:t>
      </w:r>
      <w:r w:rsidRPr="00943E97">
        <w:rPr>
          <w:rFonts w:ascii="Times" w:hAnsi="Times"/>
          <w:i/>
          <w:iCs/>
          <w:color w:val="000000" w:themeColor="text1"/>
        </w:rPr>
        <w:t xml:space="preserve"> </w:t>
      </w:r>
      <w:r w:rsidRPr="00943E97">
        <w:rPr>
          <w:rFonts w:ascii="Times" w:hAnsi="Times"/>
          <w:color w:val="000000" w:themeColor="text1"/>
        </w:rPr>
        <w:t>Cambridge University Press, 2019</w:t>
      </w:r>
      <w:r>
        <w:rPr>
          <w:rFonts w:ascii="Times" w:hAnsi="Times"/>
          <w:color w:val="000000" w:themeColor="text1"/>
        </w:rPr>
        <w:t>.</w:t>
      </w:r>
    </w:p>
    <w:p w14:paraId="464A751D" w14:textId="77777777" w:rsidR="00155984" w:rsidRDefault="00155984" w:rsidP="00155984">
      <w:pPr>
        <w:pStyle w:val="EndnoteText"/>
        <w:spacing w:after="0"/>
        <w:ind w:firstLine="0"/>
        <w:rPr>
          <w:rFonts w:ascii="Times" w:hAnsi="Times"/>
          <w:color w:val="000000" w:themeColor="text1"/>
        </w:rPr>
      </w:pPr>
    </w:p>
    <w:p w14:paraId="317BC249" w14:textId="77777777" w:rsidR="00155984" w:rsidRDefault="00155984" w:rsidP="00155984">
      <w:pPr>
        <w:pStyle w:val="EndnoteText"/>
        <w:spacing w:after="0"/>
        <w:ind w:firstLine="0"/>
        <w:rPr>
          <w:rFonts w:ascii="Times" w:hAnsi="Times"/>
          <w:color w:val="000000" w:themeColor="text1"/>
          <w:szCs w:val="28"/>
          <w:shd w:val="clear" w:color="auto" w:fill="FFFFFF"/>
        </w:rPr>
      </w:pPr>
    </w:p>
    <w:p w14:paraId="73D941CF" w14:textId="77777777" w:rsidR="00155984" w:rsidRDefault="00155984" w:rsidP="00155984">
      <w:pPr>
        <w:spacing w:line="360" w:lineRule="auto"/>
      </w:pPr>
      <w:r>
        <w:t xml:space="preserve">Morris, G.S., “Sound, Silence, and Voice in Meditation: Coleridge, Berkeley, and the Conversation Poems”, </w:t>
      </w:r>
      <w:r>
        <w:rPr>
          <w:i/>
          <w:iCs/>
        </w:rPr>
        <w:t>Christianity and Literature</w:t>
      </w:r>
      <w:r>
        <w:t>, 55.1, 2005, 51-57.</w:t>
      </w:r>
    </w:p>
    <w:p w14:paraId="5A2D14D3" w14:textId="77777777" w:rsidR="00155984" w:rsidRPr="001E416A" w:rsidRDefault="00155984" w:rsidP="00155984">
      <w:pPr>
        <w:pStyle w:val="EndnoteText"/>
        <w:spacing w:after="0"/>
        <w:ind w:firstLine="0"/>
        <w:rPr>
          <w:rFonts w:ascii="Times" w:hAnsi="Times"/>
          <w:color w:val="000000" w:themeColor="text1"/>
          <w:szCs w:val="28"/>
          <w:shd w:val="clear" w:color="auto" w:fill="FFFFFF"/>
        </w:rPr>
      </w:pPr>
    </w:p>
    <w:p w14:paraId="0E84CA95" w14:textId="77777777" w:rsidR="00155984" w:rsidRPr="00134773" w:rsidRDefault="00155984" w:rsidP="00155984">
      <w:pPr>
        <w:pStyle w:val="EndnoteText"/>
        <w:spacing w:after="0"/>
        <w:ind w:firstLine="0"/>
        <w:rPr>
          <w:rFonts w:ascii="Times" w:hAnsi="Times"/>
          <w:color w:val="000000" w:themeColor="text1"/>
          <w:szCs w:val="28"/>
          <w:shd w:val="clear" w:color="auto" w:fill="FFFFFF"/>
        </w:rPr>
      </w:pPr>
      <w:r w:rsidRPr="001E416A">
        <w:rPr>
          <w:rFonts w:ascii="Times" w:hAnsi="Times"/>
          <w:color w:val="000000" w:themeColor="text1"/>
          <w:szCs w:val="28"/>
          <w:shd w:val="clear" w:color="auto" w:fill="FFFFFF"/>
        </w:rPr>
        <w:t xml:space="preserve">Ong, </w:t>
      </w:r>
      <w:r w:rsidRPr="00134773">
        <w:rPr>
          <w:rFonts w:ascii="Times" w:hAnsi="Times"/>
          <w:color w:val="000000" w:themeColor="text1"/>
          <w:szCs w:val="28"/>
          <w:shd w:val="clear" w:color="auto" w:fill="FFFFFF"/>
        </w:rPr>
        <w:t xml:space="preserve">Walter, </w:t>
      </w:r>
      <w:r w:rsidRPr="00134773">
        <w:rPr>
          <w:rFonts w:ascii="Times" w:hAnsi="Times"/>
          <w:i/>
          <w:iCs/>
          <w:color w:val="000000" w:themeColor="text1"/>
          <w:szCs w:val="28"/>
          <w:shd w:val="clear" w:color="auto" w:fill="FFFFFF"/>
        </w:rPr>
        <w:t>Orality and Literacy: The Technologizing of the Word</w:t>
      </w:r>
      <w:r w:rsidRPr="00134773">
        <w:rPr>
          <w:rFonts w:ascii="Times" w:hAnsi="Times"/>
          <w:color w:val="000000" w:themeColor="text1"/>
          <w:szCs w:val="28"/>
          <w:shd w:val="clear" w:color="auto" w:fill="FFFFFF"/>
        </w:rPr>
        <w:t xml:space="preserve">. </w:t>
      </w:r>
      <w:r w:rsidRPr="00364C6A">
        <w:rPr>
          <w:rFonts w:ascii="Times" w:hAnsi="Times"/>
          <w:color w:val="000000" w:themeColor="text1"/>
          <w:szCs w:val="28"/>
          <w:shd w:val="clear" w:color="auto" w:fill="FFFFFF"/>
        </w:rPr>
        <w:t xml:space="preserve">London: Methuen, </w:t>
      </w:r>
      <w:r w:rsidRPr="001E416A">
        <w:rPr>
          <w:rFonts w:ascii="Times" w:hAnsi="Times"/>
          <w:color w:val="000000" w:themeColor="text1"/>
          <w:szCs w:val="28"/>
          <w:shd w:val="clear" w:color="auto" w:fill="FFFFFF"/>
        </w:rPr>
        <w:t>1982.</w:t>
      </w:r>
    </w:p>
    <w:p w14:paraId="175C6723" w14:textId="77777777" w:rsidR="00155984" w:rsidRDefault="00155984" w:rsidP="00155984">
      <w:pPr>
        <w:spacing w:line="360" w:lineRule="auto"/>
        <w:rPr>
          <w:rFonts w:ascii="Times" w:hAnsi="Times"/>
          <w:color w:val="000000" w:themeColor="text1"/>
          <w:szCs w:val="28"/>
        </w:rPr>
      </w:pPr>
    </w:p>
    <w:p w14:paraId="01EC402F" w14:textId="0616545E" w:rsidR="00155984" w:rsidRPr="006605DC" w:rsidRDefault="00155984" w:rsidP="00155984">
      <w:pPr>
        <w:spacing w:line="360" w:lineRule="auto"/>
        <w:rPr>
          <w:rFonts w:ascii="Times" w:hAnsi="Times"/>
          <w:color w:val="000000" w:themeColor="text1"/>
          <w:szCs w:val="28"/>
        </w:rPr>
      </w:pPr>
      <w:r w:rsidRPr="007A0D8A">
        <w:rPr>
          <w:rFonts w:ascii="Times" w:hAnsi="Times"/>
          <w:color w:val="000000" w:themeColor="text1"/>
          <w:szCs w:val="28"/>
        </w:rPr>
        <w:t xml:space="preserve">Oswald, Alice </w:t>
      </w:r>
      <w:r w:rsidRPr="007A0D8A">
        <w:rPr>
          <w:rFonts w:ascii="Times" w:hAnsi="Times"/>
          <w:i/>
          <w:iCs/>
          <w:color w:val="000000" w:themeColor="text1"/>
          <w:szCs w:val="28"/>
        </w:rPr>
        <w:t>Falling</w:t>
      </w:r>
      <w:r>
        <w:rPr>
          <w:rFonts w:ascii="Times" w:hAnsi="Times"/>
          <w:iCs/>
          <w:color w:val="000000" w:themeColor="text1"/>
          <w:szCs w:val="28"/>
        </w:rPr>
        <w:t>,</w:t>
      </w:r>
      <w:r w:rsidRPr="007A0D8A">
        <w:rPr>
          <w:rFonts w:ascii="Times" w:hAnsi="Times"/>
          <w:i/>
          <w:iCs/>
          <w:color w:val="000000" w:themeColor="text1"/>
          <w:szCs w:val="28"/>
        </w:rPr>
        <w:t xml:space="preserve"> Awake</w:t>
      </w:r>
      <w:r>
        <w:rPr>
          <w:rFonts w:ascii="Times" w:hAnsi="Times"/>
          <w:color w:val="000000" w:themeColor="text1"/>
          <w:szCs w:val="28"/>
        </w:rPr>
        <w:t>.</w:t>
      </w:r>
      <w:r w:rsidRPr="007A0D8A">
        <w:rPr>
          <w:rFonts w:ascii="Times" w:hAnsi="Times"/>
          <w:color w:val="000000" w:themeColor="text1"/>
          <w:szCs w:val="28"/>
        </w:rPr>
        <w:t xml:space="preserve"> Jonathan Cape</w:t>
      </w:r>
      <w:r>
        <w:rPr>
          <w:rFonts w:ascii="Times" w:hAnsi="Times"/>
          <w:color w:val="000000" w:themeColor="text1"/>
          <w:szCs w:val="28"/>
        </w:rPr>
        <w:t>:</w:t>
      </w:r>
      <w:r w:rsidRPr="007A0D8A">
        <w:rPr>
          <w:rFonts w:ascii="Times" w:hAnsi="Times"/>
          <w:color w:val="000000" w:themeColor="text1"/>
          <w:szCs w:val="28"/>
        </w:rPr>
        <w:t xml:space="preserve"> London, 2016.</w:t>
      </w:r>
    </w:p>
    <w:p w14:paraId="5F670CEF" w14:textId="4B6A47CA" w:rsidR="00155984" w:rsidRPr="00364C6A" w:rsidRDefault="00155984" w:rsidP="00155984">
      <w:pPr>
        <w:pStyle w:val="EndnoteText"/>
        <w:spacing w:after="0"/>
        <w:ind w:firstLine="0"/>
        <w:rPr>
          <w:rFonts w:ascii="Times" w:hAnsi="Times"/>
          <w:b/>
          <w:iCs/>
          <w:color w:val="000000" w:themeColor="text1"/>
        </w:rPr>
      </w:pPr>
      <w:proofErr w:type="spellStart"/>
      <w:r w:rsidRPr="001E416A">
        <w:rPr>
          <w:rFonts w:ascii="Times" w:hAnsi="Times"/>
          <w:iCs/>
          <w:color w:val="000000" w:themeColor="text1"/>
        </w:rPr>
        <w:t>Potkay</w:t>
      </w:r>
      <w:proofErr w:type="spellEnd"/>
      <w:r w:rsidRPr="001E416A">
        <w:rPr>
          <w:rFonts w:ascii="Times" w:hAnsi="Times"/>
          <w:iCs/>
          <w:color w:val="000000" w:themeColor="text1"/>
        </w:rPr>
        <w:t>, Adam</w:t>
      </w:r>
      <w:r w:rsidRPr="002A07E2">
        <w:rPr>
          <w:rFonts w:ascii="Times" w:hAnsi="Times"/>
          <w:iCs/>
          <w:color w:val="000000" w:themeColor="text1"/>
        </w:rPr>
        <w:t xml:space="preserve">, </w:t>
      </w:r>
      <w:r w:rsidRPr="00364C6A">
        <w:rPr>
          <w:rFonts w:ascii="Times" w:hAnsi="Times"/>
          <w:iCs/>
          <w:color w:val="000000" w:themeColor="text1"/>
        </w:rPr>
        <w:t xml:space="preserve">“Captivation and Liberty in Wordsworth's Poems on Music”, </w:t>
      </w:r>
      <w:r w:rsidRPr="000E1237">
        <w:rPr>
          <w:rFonts w:ascii="Times" w:hAnsi="Times"/>
          <w:iCs/>
          <w:color w:val="000000" w:themeColor="text1"/>
          <w:szCs w:val="28"/>
        </w:rPr>
        <w:t>“‘Soundings of Things Done’: The Poetry and Poetics of Sound in the Romantic Ear and Era”, A Romantic Circles Electronic Edition, ed. Wolfson, Susan</w:t>
      </w:r>
      <w:r>
        <w:rPr>
          <w:rFonts w:ascii="Times" w:hAnsi="Times"/>
          <w:iCs/>
          <w:color w:val="000000" w:themeColor="text1"/>
          <w:szCs w:val="28"/>
        </w:rPr>
        <w:t xml:space="preserve">. </w:t>
      </w:r>
      <w:r w:rsidRPr="000E1237">
        <w:rPr>
          <w:rFonts w:ascii="Times" w:hAnsi="Times"/>
          <w:iCs/>
          <w:color w:val="000000" w:themeColor="text1"/>
          <w:szCs w:val="28"/>
        </w:rPr>
        <w:t xml:space="preserve"> 2008,</w:t>
      </w:r>
      <w:r>
        <w:rPr>
          <w:rFonts w:ascii="Times" w:hAnsi="Times"/>
          <w:b/>
          <w:iCs/>
          <w:color w:val="000000" w:themeColor="text1"/>
          <w:szCs w:val="28"/>
        </w:rPr>
        <w:t xml:space="preserve"> </w:t>
      </w:r>
      <w:hyperlink r:id="rId15" w:history="1">
        <w:r w:rsidR="00A02386" w:rsidRPr="00012B59">
          <w:rPr>
            <w:rStyle w:val="Hyperlink"/>
            <w:rFonts w:ascii="Times" w:hAnsi="Times"/>
            <w:iCs/>
          </w:rPr>
          <w:t>https://romantic-circles.org/praxis/soundings/potkay/potkay.html</w:t>
        </w:r>
      </w:hyperlink>
      <w:r w:rsidR="00A02386">
        <w:rPr>
          <w:rFonts w:ascii="Times" w:hAnsi="Times"/>
          <w:iCs/>
          <w:color w:val="000000" w:themeColor="text1"/>
        </w:rPr>
        <w:t xml:space="preserve">  This </w:t>
      </w:r>
      <w:r w:rsidR="00A02386">
        <w:t xml:space="preserve">essay is </w:t>
      </w:r>
      <w:r w:rsidR="00A02386" w:rsidRPr="00770F6D">
        <w:t xml:space="preserve">developed in </w:t>
      </w:r>
      <w:proofErr w:type="spellStart"/>
      <w:r w:rsidR="00A02386">
        <w:t>Potkay’s</w:t>
      </w:r>
      <w:proofErr w:type="spellEnd"/>
      <w:r w:rsidR="00A02386" w:rsidRPr="00770F6D">
        <w:t xml:space="preserve"> 2012 JHUP book, </w:t>
      </w:r>
      <w:r w:rsidR="00A02386" w:rsidRPr="00770F6D">
        <w:rPr>
          <w:i/>
          <w:iCs/>
        </w:rPr>
        <w:t>Wordsworth’s Ethics</w:t>
      </w:r>
      <w:r w:rsidR="00A02386" w:rsidRPr="00770F6D">
        <w:t>, Chapter 6, “Captivation and Liberty in Poems on Music” (108-120); see also Chapter 5, “Music versus Conscience” (90-107).</w:t>
      </w:r>
    </w:p>
    <w:p w14:paraId="0F682012" w14:textId="77777777" w:rsidR="00155984" w:rsidRPr="00943E97" w:rsidRDefault="00155984" w:rsidP="00155984">
      <w:pPr>
        <w:pStyle w:val="EndnoteText"/>
        <w:spacing w:after="0"/>
        <w:ind w:firstLine="0"/>
        <w:rPr>
          <w:rFonts w:ascii="Times" w:hAnsi="Times"/>
          <w:color w:val="000000" w:themeColor="text1"/>
        </w:rPr>
      </w:pPr>
    </w:p>
    <w:p w14:paraId="28A30498" w14:textId="77777777" w:rsidR="00155984" w:rsidRPr="00943E97"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Reilly, Olivia</w:t>
      </w:r>
      <w:r>
        <w:rPr>
          <w:rFonts w:ascii="Times" w:hAnsi="Times"/>
          <w:color w:val="000000" w:themeColor="text1"/>
        </w:rPr>
        <w:t>,</w:t>
      </w:r>
      <w:r w:rsidRPr="00943E97">
        <w:rPr>
          <w:rFonts w:ascii="Times" w:hAnsi="Times"/>
          <w:color w:val="000000" w:themeColor="text1"/>
        </w:rPr>
        <w:t xml:space="preserve"> ‘[A]</w:t>
      </w:r>
      <w:proofErr w:type="spellStart"/>
      <w:r w:rsidRPr="00943E97">
        <w:rPr>
          <w:rFonts w:ascii="Times" w:hAnsi="Times"/>
          <w:color w:val="000000" w:themeColor="text1"/>
        </w:rPr>
        <w:t>nother</w:t>
      </w:r>
      <w:proofErr w:type="spellEnd"/>
      <w:r w:rsidRPr="00943E97">
        <w:rPr>
          <w:rFonts w:ascii="Times" w:hAnsi="Times"/>
          <w:color w:val="000000" w:themeColor="text1"/>
        </w:rPr>
        <w:t xml:space="preserve"> and yet the same’: Rhyme’s Music in </w:t>
      </w:r>
      <w:r w:rsidRPr="00F477E1">
        <w:rPr>
          <w:rFonts w:ascii="Times" w:hAnsi="Times"/>
          <w:i/>
          <w:iCs/>
          <w:color w:val="000000" w:themeColor="text1"/>
        </w:rPr>
        <w:t>Kubla Khan</w:t>
      </w:r>
      <w:r w:rsidRPr="006316D6">
        <w:rPr>
          <w:rFonts w:ascii="Times" w:hAnsi="Times"/>
          <w:color w:val="000000" w:themeColor="text1"/>
        </w:rPr>
        <w:t xml:space="preserve">’, </w:t>
      </w:r>
      <w:r w:rsidRPr="00943E97">
        <w:rPr>
          <w:rFonts w:ascii="Times" w:hAnsi="Times"/>
          <w:i/>
          <w:iCs/>
          <w:color w:val="000000" w:themeColor="text1"/>
        </w:rPr>
        <w:t xml:space="preserve">Romanticism, </w:t>
      </w:r>
      <w:r w:rsidRPr="00943E97">
        <w:rPr>
          <w:rFonts w:ascii="Times" w:hAnsi="Times"/>
          <w:color w:val="000000" w:themeColor="text1"/>
        </w:rPr>
        <w:t>23, 2, 2017, pp. 149-154.</w:t>
      </w:r>
    </w:p>
    <w:p w14:paraId="4A1AD56B" w14:textId="77777777" w:rsidR="00916EA7" w:rsidRDefault="00916EA7" w:rsidP="00155984">
      <w:pPr>
        <w:pStyle w:val="EndnoteText"/>
        <w:spacing w:after="0"/>
        <w:ind w:firstLine="0"/>
        <w:rPr>
          <w:rFonts w:ascii="Times" w:hAnsi="Times"/>
          <w:color w:val="000000" w:themeColor="text1"/>
          <w:shd w:val="clear" w:color="auto" w:fill="FFFFFF"/>
        </w:rPr>
      </w:pPr>
    </w:p>
    <w:p w14:paraId="7B075E17" w14:textId="39108714" w:rsidR="00155984" w:rsidRDefault="00155984" w:rsidP="00155984">
      <w:pPr>
        <w:pStyle w:val="EndnoteText"/>
        <w:spacing w:after="0"/>
        <w:ind w:firstLine="0"/>
        <w:rPr>
          <w:rFonts w:ascii="Times" w:hAnsi="Times"/>
          <w:color w:val="000000" w:themeColor="text1"/>
          <w:shd w:val="clear" w:color="auto" w:fill="FFFFFF"/>
        </w:rPr>
      </w:pPr>
      <w:proofErr w:type="spellStart"/>
      <w:r>
        <w:rPr>
          <w:rFonts w:ascii="Times" w:hAnsi="Times"/>
          <w:color w:val="000000" w:themeColor="text1"/>
          <w:shd w:val="clear" w:color="auto" w:fill="FFFFFF"/>
        </w:rPr>
        <w:t>Shoptaw</w:t>
      </w:r>
      <w:proofErr w:type="spellEnd"/>
      <w:r>
        <w:rPr>
          <w:rFonts w:ascii="Times" w:hAnsi="Times"/>
          <w:color w:val="000000" w:themeColor="text1"/>
          <w:shd w:val="clear" w:color="auto" w:fill="FFFFFF"/>
        </w:rPr>
        <w:t xml:space="preserve">, John, “Lyric Cryptography” </w:t>
      </w:r>
      <w:proofErr w:type="spellStart"/>
      <w:proofErr w:type="gramStart"/>
      <w:r w:rsidRPr="00943E97">
        <w:rPr>
          <w:rFonts w:ascii="Times" w:hAnsi="Times"/>
          <w:i/>
          <w:iCs/>
          <w:color w:val="000000" w:themeColor="text1"/>
          <w:shd w:val="clear" w:color="auto" w:fill="FFFFFF"/>
        </w:rPr>
        <w:t>PoeticsToday</w:t>
      </w:r>
      <w:proofErr w:type="spellEnd"/>
      <w:r w:rsidRPr="00943E97">
        <w:rPr>
          <w:rFonts w:ascii="Times" w:hAnsi="Times"/>
          <w:i/>
          <w:iCs/>
          <w:color w:val="000000" w:themeColor="text1"/>
          <w:shd w:val="clear" w:color="auto" w:fill="FFFFFF"/>
        </w:rPr>
        <w:t>,</w:t>
      </w:r>
      <w:r w:rsidRPr="00F477E1">
        <w:rPr>
          <w:rFonts w:ascii="Times" w:hAnsi="Times"/>
          <w:color w:val="000000" w:themeColor="text1"/>
          <w:shd w:val="clear" w:color="auto" w:fill="FFFFFF"/>
        </w:rPr>
        <w:t>&lt;</w:t>
      </w:r>
      <w:proofErr w:type="gramEnd"/>
      <w:r w:rsidRPr="00F477E1">
        <w:rPr>
          <w:rFonts w:ascii="Times" w:hAnsi="Times"/>
          <w:color w:val="000000" w:themeColor="text1"/>
          <w:shd w:val="clear" w:color="auto" w:fill="FFFFFF"/>
        </w:rPr>
        <w:t xml:space="preserve">https://muse.jhu.edu/article/27810/pdf&gt;Volume 21, Number 1, Spring 2000, pp. 221-262) </w:t>
      </w:r>
    </w:p>
    <w:p w14:paraId="64B185D3" w14:textId="77777777" w:rsidR="00155984" w:rsidRDefault="00155984" w:rsidP="00155984">
      <w:pPr>
        <w:spacing w:line="360" w:lineRule="auto"/>
        <w:rPr>
          <w:rFonts w:ascii="Times" w:hAnsi="Times"/>
          <w:color w:val="000000" w:themeColor="text1"/>
          <w:szCs w:val="28"/>
        </w:rPr>
      </w:pPr>
    </w:p>
    <w:p w14:paraId="0967D808" w14:textId="77777777" w:rsidR="00155984" w:rsidRPr="00364C6A" w:rsidRDefault="00155984" w:rsidP="00155984">
      <w:pPr>
        <w:spacing w:line="360" w:lineRule="auto"/>
        <w:rPr>
          <w:rFonts w:ascii="Times" w:hAnsi="Times"/>
          <w:color w:val="000000" w:themeColor="text1"/>
          <w:szCs w:val="28"/>
        </w:rPr>
      </w:pPr>
      <w:r>
        <w:rPr>
          <w:rFonts w:ascii="Times" w:hAnsi="Times"/>
          <w:color w:val="000000" w:themeColor="text1"/>
          <w:szCs w:val="28"/>
        </w:rPr>
        <w:t xml:space="preserve">Sheridan, Thomas, </w:t>
      </w:r>
      <w:r>
        <w:rPr>
          <w:rFonts w:ascii="Times" w:hAnsi="Times"/>
          <w:i/>
          <w:color w:val="000000" w:themeColor="text1"/>
          <w:szCs w:val="28"/>
        </w:rPr>
        <w:t xml:space="preserve">Lectures on </w:t>
      </w:r>
      <w:r w:rsidRPr="001800B9">
        <w:rPr>
          <w:rFonts w:ascii="Times" w:hAnsi="Times"/>
          <w:i/>
          <w:color w:val="000000" w:themeColor="text1"/>
          <w:szCs w:val="28"/>
        </w:rPr>
        <w:t>Elocution</w:t>
      </w:r>
      <w:r>
        <w:rPr>
          <w:rFonts w:ascii="Times" w:hAnsi="Times"/>
          <w:color w:val="000000" w:themeColor="text1"/>
          <w:szCs w:val="28"/>
        </w:rPr>
        <w:t>. London, 1762.</w:t>
      </w:r>
    </w:p>
    <w:p w14:paraId="6FD75F5A" w14:textId="77777777" w:rsidR="00155984" w:rsidRDefault="00155984" w:rsidP="00155984">
      <w:pPr>
        <w:pStyle w:val="designation"/>
        <w:spacing w:before="0" w:beforeAutospacing="0" w:after="0" w:afterAutospacing="0"/>
        <w:rPr>
          <w:rFonts w:ascii="Times" w:hAnsi="Times"/>
          <w:color w:val="000000" w:themeColor="text1"/>
        </w:rPr>
      </w:pPr>
    </w:p>
    <w:p w14:paraId="34720598" w14:textId="77777777" w:rsidR="00155984" w:rsidRDefault="00155984" w:rsidP="00155984">
      <w:pPr>
        <w:pStyle w:val="designation"/>
        <w:spacing w:before="0" w:beforeAutospacing="0" w:after="0" w:afterAutospacing="0"/>
        <w:rPr>
          <w:rFonts w:ascii="Times" w:hAnsi="Times"/>
          <w:color w:val="000000" w:themeColor="text1"/>
        </w:rPr>
      </w:pPr>
      <w:r w:rsidRPr="00943E97">
        <w:rPr>
          <w:rFonts w:ascii="Times" w:hAnsi="Times"/>
          <w:color w:val="000000" w:themeColor="text1"/>
        </w:rPr>
        <w:t>Speitz, Michele</w:t>
      </w:r>
      <w:r>
        <w:rPr>
          <w:rFonts w:ascii="Times" w:hAnsi="Times"/>
          <w:color w:val="000000" w:themeColor="text1"/>
        </w:rPr>
        <w:t xml:space="preserve">, </w:t>
      </w:r>
      <w:r w:rsidRPr="00943E97">
        <w:rPr>
          <w:rFonts w:ascii="Times" w:hAnsi="Times"/>
          <w:color w:val="000000" w:themeColor="text1"/>
        </w:rPr>
        <w:t>‘</w:t>
      </w:r>
      <w:r w:rsidRPr="00F477E1">
        <w:rPr>
          <w:rFonts w:ascii="Times" w:hAnsi="Times"/>
          <w:color w:val="000000" w:themeColor="text1"/>
        </w:rPr>
        <w:t xml:space="preserve">The </w:t>
      </w:r>
      <w:proofErr w:type="spellStart"/>
      <w:r w:rsidRPr="00F477E1">
        <w:rPr>
          <w:rFonts w:ascii="Times" w:hAnsi="Times"/>
          <w:color w:val="000000" w:themeColor="text1"/>
        </w:rPr>
        <w:t>Wo</w:t>
      </w:r>
      <w:r w:rsidRPr="006316D6">
        <w:rPr>
          <w:rFonts w:ascii="Times" w:hAnsi="Times"/>
          <w:color w:val="000000" w:themeColor="text1"/>
        </w:rPr>
        <w:t>rdsworthian</w:t>
      </w:r>
      <w:proofErr w:type="spellEnd"/>
      <w:r w:rsidRPr="006316D6">
        <w:rPr>
          <w:rFonts w:ascii="Times" w:hAnsi="Times"/>
          <w:color w:val="000000" w:themeColor="text1"/>
        </w:rPr>
        <w:t xml:space="preserve"> Acoustic Imagination, Sonic Recursions, and ‘that dying murmur”</w:t>
      </w:r>
      <w:r w:rsidRPr="00943E97">
        <w:rPr>
          <w:rFonts w:ascii="Times" w:hAnsi="Times"/>
          <w:i/>
          <w:iCs/>
          <w:color w:val="000000" w:themeColor="text1"/>
        </w:rPr>
        <w:t>’, SEL,</w:t>
      </w:r>
      <w:r w:rsidRPr="00943E97">
        <w:rPr>
          <w:rFonts w:ascii="Times" w:hAnsi="Times"/>
          <w:color w:val="000000" w:themeColor="text1"/>
        </w:rPr>
        <w:t xml:space="preserve"> 1500-1900, 55(3):621-646</w:t>
      </w:r>
      <w:r>
        <w:rPr>
          <w:rFonts w:ascii="Times" w:hAnsi="Times"/>
          <w:color w:val="000000" w:themeColor="text1"/>
        </w:rPr>
        <w:t>.</w:t>
      </w:r>
    </w:p>
    <w:p w14:paraId="154D627A" w14:textId="77777777" w:rsidR="00155984" w:rsidRDefault="00155984" w:rsidP="00155984">
      <w:pPr>
        <w:pStyle w:val="EndnoteText"/>
        <w:spacing w:after="0"/>
        <w:ind w:firstLine="0"/>
        <w:rPr>
          <w:rFonts w:ascii="Times" w:hAnsi="Times"/>
          <w:color w:val="000000" w:themeColor="text1"/>
        </w:rPr>
      </w:pPr>
    </w:p>
    <w:p w14:paraId="54C79605" w14:textId="77777777" w:rsidR="00155984" w:rsidRDefault="00155984" w:rsidP="00155984">
      <w:pPr>
        <w:pStyle w:val="EndnoteText"/>
        <w:spacing w:after="0"/>
        <w:ind w:firstLine="0"/>
        <w:rPr>
          <w:rFonts w:ascii="Times" w:hAnsi="Times"/>
          <w:color w:val="000000" w:themeColor="text1"/>
        </w:rPr>
      </w:pPr>
      <w:r>
        <w:rPr>
          <w:rFonts w:ascii="Times" w:hAnsi="Times"/>
          <w:color w:val="000000" w:themeColor="text1"/>
          <w:szCs w:val="28"/>
        </w:rPr>
        <w:t xml:space="preserve">Steele, Joshua, </w:t>
      </w:r>
      <w:proofErr w:type="spellStart"/>
      <w:r w:rsidRPr="000E1237">
        <w:rPr>
          <w:rFonts w:ascii="Times" w:hAnsi="Times"/>
          <w:i/>
          <w:color w:val="000000" w:themeColor="text1"/>
          <w:szCs w:val="28"/>
        </w:rPr>
        <w:t>Prosodia</w:t>
      </w:r>
      <w:proofErr w:type="spellEnd"/>
      <w:r w:rsidRPr="000E1237">
        <w:rPr>
          <w:rFonts w:ascii="Times" w:hAnsi="Times"/>
          <w:i/>
          <w:color w:val="000000" w:themeColor="text1"/>
          <w:szCs w:val="28"/>
        </w:rPr>
        <w:t xml:space="preserve"> </w:t>
      </w:r>
      <w:proofErr w:type="spellStart"/>
      <w:r w:rsidRPr="000E1237">
        <w:rPr>
          <w:rFonts w:ascii="Times" w:hAnsi="Times"/>
          <w:i/>
          <w:color w:val="000000" w:themeColor="text1"/>
          <w:szCs w:val="28"/>
        </w:rPr>
        <w:t>rationalis</w:t>
      </w:r>
      <w:proofErr w:type="spellEnd"/>
      <w:r w:rsidRPr="000E1237">
        <w:rPr>
          <w:rFonts w:ascii="Times" w:hAnsi="Times"/>
          <w:i/>
          <w:color w:val="000000" w:themeColor="text1"/>
          <w:szCs w:val="28"/>
        </w:rPr>
        <w:t xml:space="preserve">: or, </w:t>
      </w:r>
      <w:proofErr w:type="gramStart"/>
      <w:r w:rsidRPr="000E1237">
        <w:rPr>
          <w:rFonts w:ascii="Times" w:hAnsi="Times"/>
          <w:i/>
          <w:color w:val="000000" w:themeColor="text1"/>
          <w:szCs w:val="28"/>
        </w:rPr>
        <w:t>An</w:t>
      </w:r>
      <w:proofErr w:type="gramEnd"/>
      <w:r w:rsidRPr="000E1237">
        <w:rPr>
          <w:rFonts w:ascii="Times" w:hAnsi="Times"/>
          <w:i/>
          <w:color w:val="000000" w:themeColor="text1"/>
          <w:szCs w:val="28"/>
        </w:rPr>
        <w:t xml:space="preserve"> essay towards establishing the melody and measure of speech, to be expressed and perpetuated by peculiar symbols</w:t>
      </w:r>
      <w:r>
        <w:rPr>
          <w:rFonts w:ascii="Times" w:hAnsi="Times"/>
          <w:i/>
          <w:color w:val="000000" w:themeColor="text1"/>
          <w:szCs w:val="28"/>
        </w:rPr>
        <w:t xml:space="preserve">. </w:t>
      </w:r>
      <w:r>
        <w:rPr>
          <w:rFonts w:ascii="Times" w:hAnsi="Times"/>
          <w:color w:val="000000" w:themeColor="text1"/>
          <w:szCs w:val="28"/>
        </w:rPr>
        <w:t>London, 1779.</w:t>
      </w:r>
    </w:p>
    <w:p w14:paraId="07D32466" w14:textId="77777777" w:rsidR="00155984" w:rsidRDefault="00155984" w:rsidP="00155984">
      <w:pPr>
        <w:pStyle w:val="EndnoteText"/>
        <w:spacing w:after="0"/>
        <w:ind w:firstLine="0"/>
        <w:rPr>
          <w:rFonts w:ascii="Times" w:hAnsi="Times"/>
          <w:color w:val="000000" w:themeColor="text1"/>
        </w:rPr>
      </w:pPr>
    </w:p>
    <w:p w14:paraId="4A2803B8" w14:textId="77777777" w:rsidR="00155984"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lastRenderedPageBreak/>
        <w:t>Stewart, Garrett</w:t>
      </w:r>
      <w:r>
        <w:rPr>
          <w:rFonts w:ascii="Times" w:hAnsi="Times"/>
          <w:color w:val="000000" w:themeColor="text1"/>
        </w:rPr>
        <w:t>,</w:t>
      </w:r>
      <w:r w:rsidRPr="00943E97">
        <w:rPr>
          <w:rFonts w:ascii="Times" w:hAnsi="Times"/>
          <w:color w:val="000000" w:themeColor="text1"/>
        </w:rPr>
        <w:t xml:space="preserve"> </w:t>
      </w:r>
      <w:r w:rsidRPr="00943E97">
        <w:rPr>
          <w:rFonts w:ascii="Times" w:hAnsi="Times"/>
          <w:i/>
          <w:iCs/>
          <w:color w:val="000000" w:themeColor="text1"/>
        </w:rPr>
        <w:t xml:space="preserve">Reading Voices: Literature and the </w:t>
      </w:r>
      <w:proofErr w:type="spellStart"/>
      <w:r w:rsidRPr="00943E97">
        <w:rPr>
          <w:rFonts w:ascii="Times" w:hAnsi="Times"/>
          <w:i/>
          <w:iCs/>
          <w:color w:val="000000" w:themeColor="text1"/>
        </w:rPr>
        <w:t>Phonotext</w:t>
      </w:r>
      <w:proofErr w:type="spellEnd"/>
      <w:r>
        <w:rPr>
          <w:rFonts w:ascii="Times" w:hAnsi="Times"/>
          <w:color w:val="000000" w:themeColor="text1"/>
        </w:rPr>
        <w:t xml:space="preserve">. </w:t>
      </w:r>
      <w:r w:rsidRPr="00F477E1">
        <w:rPr>
          <w:rFonts w:ascii="Times" w:hAnsi="Times"/>
          <w:color w:val="000000" w:themeColor="text1"/>
        </w:rPr>
        <w:t>Berkeley</w:t>
      </w:r>
      <w:r>
        <w:rPr>
          <w:rFonts w:ascii="Times" w:hAnsi="Times"/>
          <w:color w:val="000000" w:themeColor="text1"/>
        </w:rPr>
        <w:t>:</w:t>
      </w:r>
      <w:r w:rsidRPr="00F477E1">
        <w:rPr>
          <w:rFonts w:ascii="Times" w:hAnsi="Times"/>
          <w:color w:val="000000" w:themeColor="text1"/>
        </w:rPr>
        <w:t xml:space="preserve"> U</w:t>
      </w:r>
      <w:r>
        <w:rPr>
          <w:rFonts w:ascii="Times" w:hAnsi="Times"/>
          <w:color w:val="000000" w:themeColor="text1"/>
        </w:rPr>
        <w:t xml:space="preserve">niversity </w:t>
      </w:r>
      <w:r w:rsidRPr="00F477E1">
        <w:rPr>
          <w:rFonts w:ascii="Times" w:hAnsi="Times"/>
          <w:color w:val="000000" w:themeColor="text1"/>
        </w:rPr>
        <w:t>of California</w:t>
      </w:r>
      <w:r>
        <w:rPr>
          <w:rFonts w:ascii="Times" w:hAnsi="Times"/>
          <w:color w:val="000000" w:themeColor="text1"/>
        </w:rPr>
        <w:t xml:space="preserve"> Press</w:t>
      </w:r>
      <w:r w:rsidRPr="00F477E1">
        <w:rPr>
          <w:rFonts w:ascii="Times" w:hAnsi="Times"/>
          <w:color w:val="000000" w:themeColor="text1"/>
        </w:rPr>
        <w:t>, 1996</w:t>
      </w:r>
      <w:r>
        <w:rPr>
          <w:rFonts w:ascii="Times" w:hAnsi="Times"/>
          <w:color w:val="000000" w:themeColor="text1"/>
        </w:rPr>
        <w:t>.</w:t>
      </w:r>
      <w:r w:rsidRPr="00F477E1">
        <w:rPr>
          <w:rFonts w:ascii="Times" w:hAnsi="Times"/>
          <w:color w:val="000000" w:themeColor="text1"/>
        </w:rPr>
        <w:t xml:space="preserve"> </w:t>
      </w:r>
    </w:p>
    <w:p w14:paraId="77ED3459" w14:textId="77777777" w:rsidR="00155984" w:rsidRPr="001E416A" w:rsidRDefault="00155984" w:rsidP="00155984">
      <w:pPr>
        <w:pStyle w:val="EndnoteText"/>
        <w:spacing w:after="0"/>
        <w:ind w:firstLine="0"/>
        <w:rPr>
          <w:rFonts w:ascii="Times" w:hAnsi="Times"/>
          <w:color w:val="000000" w:themeColor="text1"/>
        </w:rPr>
      </w:pPr>
    </w:p>
    <w:p w14:paraId="71466972" w14:textId="21AF4AA1" w:rsidR="00155984" w:rsidRPr="006605DC" w:rsidRDefault="00155984" w:rsidP="006605DC">
      <w:pPr>
        <w:spacing w:after="200" w:line="276" w:lineRule="auto"/>
        <w:rPr>
          <w:rFonts w:ascii="Times" w:hAnsi="Times"/>
          <w:color w:val="000000" w:themeColor="text1"/>
          <w:szCs w:val="28"/>
        </w:rPr>
      </w:pPr>
      <w:r w:rsidRPr="001E416A">
        <w:rPr>
          <w:rFonts w:ascii="Times" w:hAnsi="Times"/>
          <w:color w:val="000000" w:themeColor="text1"/>
          <w:szCs w:val="28"/>
        </w:rPr>
        <w:t>Susan Stewart,</w:t>
      </w:r>
      <w:r w:rsidRPr="00364C6A">
        <w:rPr>
          <w:rFonts w:ascii="Times" w:hAnsi="Times"/>
          <w:color w:val="000000" w:themeColor="text1"/>
          <w:szCs w:val="28"/>
        </w:rPr>
        <w:t xml:space="preserve"> </w:t>
      </w:r>
      <w:proofErr w:type="gramStart"/>
      <w:r w:rsidRPr="00364C6A">
        <w:rPr>
          <w:rFonts w:ascii="Times" w:hAnsi="Times"/>
          <w:i/>
          <w:color w:val="000000" w:themeColor="text1"/>
          <w:szCs w:val="28"/>
        </w:rPr>
        <w:t>Poetry</w:t>
      </w:r>
      <w:proofErr w:type="gramEnd"/>
      <w:r w:rsidRPr="00364C6A">
        <w:rPr>
          <w:rFonts w:ascii="Times" w:hAnsi="Times"/>
          <w:i/>
          <w:color w:val="000000" w:themeColor="text1"/>
          <w:szCs w:val="28"/>
        </w:rPr>
        <w:t xml:space="preserve"> and the Fate of the Senses. </w:t>
      </w:r>
      <w:r w:rsidRPr="00364C6A">
        <w:rPr>
          <w:rFonts w:ascii="Times" w:hAnsi="Times"/>
          <w:color w:val="000000" w:themeColor="text1"/>
          <w:szCs w:val="28"/>
        </w:rPr>
        <w:t>Chicago and London: Chicago University Press, 2002.</w:t>
      </w:r>
    </w:p>
    <w:p w14:paraId="042713E0" w14:textId="238C6791" w:rsidR="006605DC" w:rsidRDefault="00155984" w:rsidP="00155984">
      <w:pPr>
        <w:spacing w:line="360" w:lineRule="auto"/>
        <w:rPr>
          <w:rFonts w:ascii="Times" w:hAnsi="Times"/>
          <w:color w:val="000000" w:themeColor="text1"/>
          <w:szCs w:val="28"/>
        </w:rPr>
      </w:pPr>
      <w:proofErr w:type="spellStart"/>
      <w:r w:rsidRPr="000E1237">
        <w:rPr>
          <w:rFonts w:ascii="Times" w:hAnsi="Times"/>
          <w:color w:val="000000" w:themeColor="text1"/>
          <w:szCs w:val="28"/>
        </w:rPr>
        <w:t>Vallins</w:t>
      </w:r>
      <w:proofErr w:type="spellEnd"/>
      <w:r w:rsidRPr="000E1237">
        <w:rPr>
          <w:rFonts w:ascii="Times" w:hAnsi="Times"/>
          <w:color w:val="000000" w:themeColor="text1"/>
          <w:szCs w:val="28"/>
        </w:rPr>
        <w:t>, David</w:t>
      </w:r>
      <w:r>
        <w:rPr>
          <w:rFonts w:ascii="Times" w:hAnsi="Times"/>
          <w:color w:val="000000" w:themeColor="text1"/>
          <w:szCs w:val="28"/>
        </w:rPr>
        <w:t>,</w:t>
      </w:r>
      <w:r w:rsidRPr="000E1237">
        <w:rPr>
          <w:rFonts w:ascii="Times" w:hAnsi="Times"/>
          <w:color w:val="000000" w:themeColor="text1"/>
          <w:szCs w:val="28"/>
        </w:rPr>
        <w:t xml:space="preserve"> “Coleridge as Talker: Sage of Highgate, </w:t>
      </w:r>
      <w:r w:rsidRPr="000E1237">
        <w:rPr>
          <w:rFonts w:ascii="Times" w:hAnsi="Times"/>
          <w:i/>
          <w:color w:val="000000" w:themeColor="text1"/>
          <w:szCs w:val="28"/>
        </w:rPr>
        <w:t>Table Talk</w:t>
      </w:r>
      <w:r w:rsidRPr="000E1237">
        <w:rPr>
          <w:rFonts w:ascii="Times" w:hAnsi="Times"/>
          <w:color w:val="000000" w:themeColor="text1"/>
          <w:szCs w:val="28"/>
        </w:rPr>
        <w:t xml:space="preserve">”, </w:t>
      </w:r>
      <w:r w:rsidRPr="000E1237">
        <w:rPr>
          <w:rFonts w:ascii="Times" w:hAnsi="Times"/>
          <w:i/>
          <w:color w:val="000000" w:themeColor="text1"/>
          <w:szCs w:val="28"/>
        </w:rPr>
        <w:t xml:space="preserve">The Oxford Handbook of Samuel Taylor Coleridge, </w:t>
      </w:r>
      <w:r w:rsidRPr="000E1237">
        <w:rPr>
          <w:rFonts w:ascii="Times" w:hAnsi="Times"/>
          <w:color w:val="000000" w:themeColor="text1"/>
          <w:szCs w:val="28"/>
        </w:rPr>
        <w:t xml:space="preserve">ed. </w:t>
      </w:r>
      <w:proofErr w:type="spellStart"/>
      <w:r w:rsidRPr="000E1237">
        <w:rPr>
          <w:rFonts w:ascii="Times" w:hAnsi="Times"/>
          <w:color w:val="000000" w:themeColor="text1"/>
          <w:szCs w:val="28"/>
        </w:rPr>
        <w:t>Burwick</w:t>
      </w:r>
      <w:proofErr w:type="spellEnd"/>
      <w:r>
        <w:rPr>
          <w:rFonts w:ascii="Times" w:hAnsi="Times"/>
          <w:color w:val="000000" w:themeColor="text1"/>
          <w:szCs w:val="28"/>
        </w:rPr>
        <w:t xml:space="preserve">, </w:t>
      </w:r>
      <w:r w:rsidRPr="000E1237">
        <w:rPr>
          <w:rFonts w:ascii="Times" w:hAnsi="Times"/>
          <w:color w:val="000000" w:themeColor="text1"/>
          <w:szCs w:val="28"/>
        </w:rPr>
        <w:t>Frederick</w:t>
      </w:r>
      <w:r>
        <w:rPr>
          <w:rFonts w:ascii="Times" w:hAnsi="Times"/>
          <w:color w:val="000000" w:themeColor="text1"/>
          <w:szCs w:val="28"/>
        </w:rPr>
        <w:t>.</w:t>
      </w:r>
      <w:r w:rsidRPr="000E1237">
        <w:rPr>
          <w:rFonts w:ascii="Times" w:hAnsi="Times"/>
          <w:color w:val="000000" w:themeColor="text1"/>
          <w:szCs w:val="28"/>
        </w:rPr>
        <w:t xml:space="preserve"> </w:t>
      </w:r>
      <w:r>
        <w:rPr>
          <w:rFonts w:ascii="Times" w:hAnsi="Times"/>
          <w:color w:val="000000" w:themeColor="text1"/>
          <w:szCs w:val="28"/>
        </w:rPr>
        <w:t xml:space="preserve">Oxford: Oxford University Press, </w:t>
      </w:r>
      <w:r w:rsidRPr="000E1237">
        <w:rPr>
          <w:rFonts w:ascii="Times" w:hAnsi="Times"/>
          <w:color w:val="000000" w:themeColor="text1"/>
          <w:szCs w:val="28"/>
        </w:rPr>
        <w:t xml:space="preserve">2009, 308-322. </w:t>
      </w:r>
    </w:p>
    <w:p w14:paraId="5C6DDDDF" w14:textId="77777777" w:rsidR="006605DC" w:rsidRPr="006605DC" w:rsidRDefault="006605DC" w:rsidP="00155984">
      <w:pPr>
        <w:spacing w:line="360" w:lineRule="auto"/>
        <w:rPr>
          <w:rFonts w:ascii="Times" w:hAnsi="Times"/>
          <w:color w:val="000000" w:themeColor="text1"/>
          <w:szCs w:val="28"/>
        </w:rPr>
      </w:pPr>
    </w:p>
    <w:p w14:paraId="456EBD65" w14:textId="77777777" w:rsidR="00155984" w:rsidRPr="001E416A" w:rsidRDefault="00155984" w:rsidP="00155984">
      <w:pPr>
        <w:rPr>
          <w:rFonts w:ascii="Times" w:hAnsi="Times"/>
          <w:color w:val="000000" w:themeColor="text1"/>
        </w:rPr>
      </w:pPr>
      <w:r w:rsidRPr="001E416A">
        <w:rPr>
          <w:rFonts w:ascii="Times" w:hAnsi="Times"/>
          <w:iCs/>
          <w:color w:val="000000" w:themeColor="text1"/>
          <w:szCs w:val="28"/>
        </w:rPr>
        <w:t xml:space="preserve">Tkaczyk, </w:t>
      </w:r>
      <w:r w:rsidRPr="00E32128">
        <w:rPr>
          <w:rFonts w:ascii="Times" w:hAnsi="Times"/>
          <w:iCs/>
          <w:color w:val="000000" w:themeColor="text1"/>
          <w:szCs w:val="28"/>
        </w:rPr>
        <w:t xml:space="preserve">Viktoria, “The Making of Acoustics around 1800, or How to Do Science with Words”, in </w:t>
      </w:r>
      <w:r w:rsidRPr="00E32128">
        <w:rPr>
          <w:rFonts w:ascii="Times" w:hAnsi="Times"/>
          <w:i/>
          <w:iCs/>
          <w:color w:val="000000" w:themeColor="text1"/>
          <w:szCs w:val="28"/>
        </w:rPr>
        <w:t>Performing Knowledge. 1750-1850</w:t>
      </w:r>
      <w:r w:rsidRPr="00364C6A">
        <w:rPr>
          <w:rFonts w:ascii="Times" w:hAnsi="Times"/>
          <w:iCs/>
          <w:color w:val="000000" w:themeColor="text1"/>
          <w:szCs w:val="28"/>
        </w:rPr>
        <w:t xml:space="preserve">.  Berlin: De Gruyter, </w:t>
      </w:r>
      <w:r w:rsidRPr="001E416A">
        <w:rPr>
          <w:rFonts w:ascii="Times" w:hAnsi="Times"/>
          <w:iCs/>
          <w:color w:val="000000" w:themeColor="text1"/>
          <w:szCs w:val="28"/>
        </w:rPr>
        <w:t>2015</w:t>
      </w:r>
      <w:r w:rsidRPr="00E32128">
        <w:rPr>
          <w:rFonts w:ascii="Times" w:hAnsi="Times"/>
          <w:iCs/>
          <w:color w:val="000000" w:themeColor="text1"/>
          <w:szCs w:val="28"/>
        </w:rPr>
        <w:t>, 27-56</w:t>
      </w:r>
      <w:r w:rsidRPr="001E416A">
        <w:rPr>
          <w:rFonts w:ascii="Times" w:hAnsi="Times"/>
          <w:color w:val="000000" w:themeColor="text1"/>
          <w:szCs w:val="28"/>
        </w:rPr>
        <w:t xml:space="preserve">, </w:t>
      </w:r>
      <w:hyperlink r:id="rId16" w:tgtFrame="_blank" w:history="1">
        <w:r w:rsidRPr="001E416A">
          <w:rPr>
            <w:rStyle w:val="Hyperlink"/>
            <w:rFonts w:ascii="Times" w:hAnsi="Times"/>
            <w:color w:val="000000" w:themeColor="text1"/>
          </w:rPr>
          <w:t>https://doi.org/10.1515/9783110421064-003</w:t>
        </w:r>
      </w:hyperlink>
    </w:p>
    <w:p w14:paraId="44649B7D" w14:textId="77777777" w:rsidR="00155984" w:rsidRPr="00943E97" w:rsidRDefault="00155984" w:rsidP="00155984">
      <w:pPr>
        <w:pStyle w:val="EndnoteText"/>
        <w:spacing w:after="0"/>
        <w:rPr>
          <w:rFonts w:ascii="Times" w:hAnsi="Times"/>
          <w:color w:val="000000" w:themeColor="text1"/>
        </w:rPr>
      </w:pPr>
    </w:p>
    <w:p w14:paraId="62ADF568" w14:textId="77777777" w:rsidR="00155984" w:rsidRDefault="00155984" w:rsidP="00155984">
      <w:pPr>
        <w:spacing w:line="360" w:lineRule="auto"/>
        <w:rPr>
          <w:rFonts w:ascii="Times" w:hAnsi="Times"/>
          <w:color w:val="000000" w:themeColor="text1"/>
          <w:szCs w:val="28"/>
        </w:rPr>
      </w:pPr>
    </w:p>
    <w:p w14:paraId="46AC7F4E" w14:textId="77777777" w:rsidR="00155984" w:rsidRDefault="00155984" w:rsidP="00155984">
      <w:pPr>
        <w:spacing w:line="360" w:lineRule="auto"/>
        <w:rPr>
          <w:rFonts w:ascii="Times" w:hAnsi="Times"/>
          <w:color w:val="000000" w:themeColor="text1"/>
          <w:szCs w:val="28"/>
        </w:rPr>
      </w:pPr>
      <w:proofErr w:type="gramStart"/>
      <w:r w:rsidRPr="00FC18C5">
        <w:rPr>
          <w:rFonts w:ascii="Times" w:hAnsi="Times"/>
          <w:color w:val="000000" w:themeColor="text1"/>
          <w:szCs w:val="28"/>
        </w:rPr>
        <w:t>Voigt</w:t>
      </w:r>
      <w:r>
        <w:rPr>
          <w:rFonts w:ascii="Times" w:hAnsi="Times"/>
          <w:color w:val="000000" w:themeColor="text1"/>
          <w:szCs w:val="28"/>
        </w:rPr>
        <w:t xml:space="preserve">,  </w:t>
      </w:r>
      <w:r w:rsidRPr="00FC18C5">
        <w:rPr>
          <w:rFonts w:ascii="Times" w:hAnsi="Times"/>
          <w:color w:val="000000" w:themeColor="text1"/>
          <w:szCs w:val="28"/>
        </w:rPr>
        <w:t>Johann</w:t>
      </w:r>
      <w:proofErr w:type="gramEnd"/>
      <w:r w:rsidRPr="00FC18C5">
        <w:rPr>
          <w:rFonts w:ascii="Times" w:hAnsi="Times"/>
          <w:color w:val="000000" w:themeColor="text1"/>
          <w:szCs w:val="28"/>
        </w:rPr>
        <w:t xml:space="preserve"> Heinrich</w:t>
      </w:r>
      <w:r>
        <w:rPr>
          <w:rFonts w:ascii="Times" w:hAnsi="Times"/>
          <w:color w:val="000000" w:themeColor="text1"/>
          <w:szCs w:val="28"/>
        </w:rPr>
        <w:t>,</w:t>
      </w:r>
      <w:r w:rsidRPr="00FC18C5">
        <w:rPr>
          <w:rFonts w:ascii="Times" w:hAnsi="Times"/>
          <w:color w:val="000000" w:themeColor="text1"/>
          <w:szCs w:val="28"/>
        </w:rPr>
        <w:t xml:space="preserve"> </w:t>
      </w:r>
      <w:r>
        <w:rPr>
          <w:rFonts w:ascii="Times" w:hAnsi="Times"/>
          <w:color w:val="000000" w:themeColor="text1"/>
          <w:szCs w:val="28"/>
        </w:rPr>
        <w:t>“</w:t>
      </w:r>
      <w:r w:rsidRPr="00FC18C5">
        <w:rPr>
          <w:rFonts w:ascii="Times" w:hAnsi="Times"/>
          <w:color w:val="000000" w:themeColor="text1"/>
          <w:szCs w:val="28"/>
        </w:rPr>
        <w:t>Observations and experiments in regard to the figures formed by sand &amp;c on</w:t>
      </w:r>
      <w:r>
        <w:rPr>
          <w:rFonts w:ascii="Times" w:hAnsi="Times"/>
          <w:b/>
          <w:bCs/>
          <w:color w:val="000000" w:themeColor="text1"/>
          <w:szCs w:val="28"/>
        </w:rPr>
        <w:t xml:space="preserve"> </w:t>
      </w:r>
      <w:r w:rsidRPr="00DA2B92">
        <w:rPr>
          <w:rFonts w:ascii="Times" w:hAnsi="Times"/>
          <w:color w:val="000000" w:themeColor="text1"/>
          <w:szCs w:val="28"/>
        </w:rPr>
        <w:t>vibrating surfaces</w:t>
      </w:r>
      <w:r>
        <w:rPr>
          <w:rFonts w:ascii="Times" w:hAnsi="Times"/>
          <w:color w:val="000000" w:themeColor="text1"/>
          <w:szCs w:val="28"/>
        </w:rPr>
        <w:t xml:space="preserve">”. </w:t>
      </w:r>
      <w:r w:rsidRPr="00FC18C5">
        <w:rPr>
          <w:rFonts w:ascii="Times" w:hAnsi="Times"/>
          <w:i/>
          <w:iCs/>
          <w:color w:val="000000" w:themeColor="text1"/>
          <w:szCs w:val="28"/>
        </w:rPr>
        <w:t>Philosophical Magazine</w:t>
      </w:r>
      <w:r w:rsidRPr="00DA2B92">
        <w:rPr>
          <w:rFonts w:ascii="Times" w:hAnsi="Times"/>
          <w:color w:val="000000" w:themeColor="text1"/>
          <w:szCs w:val="28"/>
        </w:rPr>
        <w:t>, 3</w:t>
      </w:r>
      <w:r>
        <w:rPr>
          <w:rFonts w:ascii="Times" w:hAnsi="Times"/>
          <w:color w:val="000000" w:themeColor="text1"/>
          <w:szCs w:val="28"/>
        </w:rPr>
        <w:t xml:space="preserve">, </w:t>
      </w:r>
      <w:r w:rsidRPr="00DA2B92">
        <w:rPr>
          <w:rFonts w:ascii="Times" w:hAnsi="Times"/>
          <w:color w:val="000000" w:themeColor="text1"/>
          <w:szCs w:val="28"/>
        </w:rPr>
        <w:t>May 1799, 389-96</w:t>
      </w:r>
      <w:r>
        <w:rPr>
          <w:rFonts w:ascii="Times" w:hAnsi="Times"/>
          <w:color w:val="000000" w:themeColor="text1"/>
          <w:szCs w:val="28"/>
        </w:rPr>
        <w:t>.</w:t>
      </w:r>
    </w:p>
    <w:p w14:paraId="629CBC15" w14:textId="77777777" w:rsidR="00155984" w:rsidRDefault="00155984" w:rsidP="00155984">
      <w:pPr>
        <w:spacing w:line="360" w:lineRule="auto"/>
        <w:rPr>
          <w:rFonts w:ascii="Times" w:hAnsi="Times"/>
          <w:b/>
          <w:iCs/>
          <w:color w:val="000000" w:themeColor="text1"/>
          <w:szCs w:val="28"/>
        </w:rPr>
      </w:pPr>
    </w:p>
    <w:p w14:paraId="31E86F49" w14:textId="77777777" w:rsidR="00155984" w:rsidRPr="001E416A" w:rsidRDefault="00155984" w:rsidP="00155984">
      <w:pPr>
        <w:spacing w:line="360" w:lineRule="auto"/>
        <w:rPr>
          <w:rFonts w:ascii="Times" w:hAnsi="Times"/>
          <w:color w:val="000000" w:themeColor="text1"/>
          <w:szCs w:val="28"/>
        </w:rPr>
      </w:pPr>
      <w:proofErr w:type="spellStart"/>
      <w:r w:rsidRPr="001E416A">
        <w:rPr>
          <w:rFonts w:ascii="Times" w:hAnsi="Times"/>
          <w:color w:val="000000" w:themeColor="text1"/>
          <w:szCs w:val="28"/>
        </w:rPr>
        <w:t>Voegelin</w:t>
      </w:r>
      <w:proofErr w:type="spellEnd"/>
      <w:r w:rsidRPr="001E416A">
        <w:rPr>
          <w:rFonts w:ascii="Times" w:hAnsi="Times"/>
          <w:color w:val="000000" w:themeColor="text1"/>
          <w:szCs w:val="28"/>
        </w:rPr>
        <w:t>, Salome</w:t>
      </w:r>
      <w:r w:rsidRPr="00E32128">
        <w:rPr>
          <w:rFonts w:ascii="Times" w:hAnsi="Times"/>
          <w:color w:val="000000" w:themeColor="text1"/>
          <w:szCs w:val="28"/>
        </w:rPr>
        <w:t xml:space="preserve">, </w:t>
      </w:r>
      <w:r w:rsidRPr="00E32128">
        <w:rPr>
          <w:rFonts w:ascii="Times" w:hAnsi="Times"/>
          <w:i/>
          <w:iCs/>
          <w:color w:val="000000" w:themeColor="text1"/>
          <w:szCs w:val="28"/>
        </w:rPr>
        <w:t>Listening to Noise and Silence: Towards a Philosophy of Sound Art</w:t>
      </w:r>
      <w:r w:rsidRPr="00364C6A">
        <w:rPr>
          <w:rFonts w:ascii="Times" w:hAnsi="Times"/>
          <w:color w:val="000000" w:themeColor="text1"/>
          <w:szCs w:val="28"/>
        </w:rPr>
        <w:t xml:space="preserve">.  London: Bloomsbury, </w:t>
      </w:r>
      <w:r w:rsidRPr="001E416A">
        <w:rPr>
          <w:rFonts w:ascii="Times" w:hAnsi="Times"/>
          <w:color w:val="000000" w:themeColor="text1"/>
          <w:szCs w:val="28"/>
        </w:rPr>
        <w:t>2010</w:t>
      </w:r>
      <w:r w:rsidRPr="00364C6A">
        <w:rPr>
          <w:rFonts w:ascii="Times" w:hAnsi="Times"/>
          <w:color w:val="000000" w:themeColor="text1"/>
          <w:szCs w:val="28"/>
        </w:rPr>
        <w:t>.</w:t>
      </w:r>
    </w:p>
    <w:p w14:paraId="3D020E73" w14:textId="77777777" w:rsidR="00155984" w:rsidRDefault="00155984" w:rsidP="00155984">
      <w:pPr>
        <w:pStyle w:val="EndnoteText"/>
        <w:spacing w:after="0"/>
        <w:ind w:firstLine="0"/>
        <w:rPr>
          <w:rFonts w:ascii="Times" w:hAnsi="Times"/>
          <w:color w:val="000000" w:themeColor="text1"/>
        </w:rPr>
      </w:pPr>
    </w:p>
    <w:p w14:paraId="12F11DD5" w14:textId="77777777" w:rsidR="00155984"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Walton</w:t>
      </w:r>
      <w:r>
        <w:rPr>
          <w:rFonts w:ascii="Times" w:hAnsi="Times"/>
          <w:color w:val="000000" w:themeColor="text1"/>
        </w:rPr>
        <w:t xml:space="preserve">, </w:t>
      </w:r>
      <w:r w:rsidRPr="00943E97">
        <w:rPr>
          <w:rFonts w:ascii="Times" w:hAnsi="Times"/>
          <w:color w:val="000000" w:themeColor="text1"/>
        </w:rPr>
        <w:t xml:space="preserve">Benjamin and </w:t>
      </w:r>
      <w:proofErr w:type="spellStart"/>
      <w:r w:rsidRPr="00943E97">
        <w:rPr>
          <w:rFonts w:ascii="Times" w:hAnsi="Times"/>
          <w:color w:val="000000" w:themeColor="text1"/>
        </w:rPr>
        <w:t>Trippe</w:t>
      </w:r>
      <w:r>
        <w:rPr>
          <w:rFonts w:ascii="Times" w:hAnsi="Times"/>
          <w:color w:val="000000" w:themeColor="text1"/>
        </w:rPr>
        <w:t>t</w:t>
      </w:r>
      <w:r w:rsidRPr="00943E97">
        <w:rPr>
          <w:rFonts w:ascii="Times" w:hAnsi="Times"/>
          <w:color w:val="000000" w:themeColor="text1"/>
        </w:rPr>
        <w:t>t</w:t>
      </w:r>
      <w:proofErr w:type="spellEnd"/>
      <w:r w:rsidRPr="00943E97">
        <w:rPr>
          <w:rFonts w:ascii="Times" w:hAnsi="Times"/>
          <w:color w:val="000000" w:themeColor="text1"/>
        </w:rPr>
        <w:t>, David</w:t>
      </w:r>
      <w:r>
        <w:rPr>
          <w:rFonts w:ascii="Times" w:hAnsi="Times"/>
          <w:color w:val="000000" w:themeColor="text1"/>
        </w:rPr>
        <w:t>,</w:t>
      </w:r>
      <w:r w:rsidRPr="00943E97">
        <w:rPr>
          <w:rFonts w:ascii="Times" w:hAnsi="Times"/>
          <w:color w:val="000000" w:themeColor="text1"/>
        </w:rPr>
        <w:t xml:space="preserve"> eds., </w:t>
      </w:r>
      <w:r w:rsidRPr="004877DA">
        <w:rPr>
          <w:rFonts w:ascii="Times" w:hAnsi="Times"/>
          <w:i/>
          <w:iCs/>
          <w:color w:val="000000" w:themeColor="text1"/>
        </w:rPr>
        <w:t xml:space="preserve">Nineteenth-Century </w:t>
      </w:r>
      <w:proofErr w:type="gramStart"/>
      <w:r w:rsidRPr="004877DA">
        <w:rPr>
          <w:rFonts w:ascii="Times" w:hAnsi="Times"/>
          <w:i/>
          <w:iCs/>
          <w:color w:val="000000" w:themeColor="text1"/>
        </w:rPr>
        <w:t>Oper</w:t>
      </w:r>
      <w:r w:rsidRPr="00F477E1">
        <w:rPr>
          <w:rFonts w:ascii="Times" w:hAnsi="Times"/>
          <w:i/>
          <w:iCs/>
          <w:color w:val="000000" w:themeColor="text1"/>
        </w:rPr>
        <w:t>a</w:t>
      </w:r>
      <w:proofErr w:type="gramEnd"/>
      <w:r w:rsidRPr="00F477E1">
        <w:rPr>
          <w:rFonts w:ascii="Times" w:hAnsi="Times"/>
          <w:i/>
          <w:iCs/>
          <w:color w:val="000000" w:themeColor="text1"/>
        </w:rPr>
        <w:t xml:space="preserve"> and the Scientific Imagination</w:t>
      </w:r>
      <w:r>
        <w:rPr>
          <w:rFonts w:ascii="Times" w:hAnsi="Times"/>
          <w:color w:val="000000" w:themeColor="text1"/>
        </w:rPr>
        <w:t>.</w:t>
      </w:r>
      <w:r w:rsidRPr="00F477E1">
        <w:rPr>
          <w:rFonts w:ascii="Times" w:hAnsi="Times"/>
          <w:color w:val="000000" w:themeColor="text1"/>
        </w:rPr>
        <w:t xml:space="preserve"> Cambridge, </w:t>
      </w:r>
      <w:r>
        <w:rPr>
          <w:rFonts w:ascii="Times" w:hAnsi="Times"/>
          <w:color w:val="000000" w:themeColor="text1"/>
        </w:rPr>
        <w:t xml:space="preserve">Cambridge University Press, </w:t>
      </w:r>
      <w:r w:rsidRPr="00F477E1">
        <w:rPr>
          <w:rFonts w:ascii="Times" w:hAnsi="Times"/>
          <w:color w:val="000000" w:themeColor="text1"/>
        </w:rPr>
        <w:t>2019</w:t>
      </w:r>
      <w:r>
        <w:rPr>
          <w:rFonts w:ascii="Times" w:hAnsi="Times"/>
          <w:color w:val="000000" w:themeColor="text1"/>
        </w:rPr>
        <w:t>.</w:t>
      </w:r>
    </w:p>
    <w:p w14:paraId="471235DE" w14:textId="77777777" w:rsidR="00155984" w:rsidRDefault="00155984" w:rsidP="00155984">
      <w:pPr>
        <w:spacing w:after="200" w:line="276" w:lineRule="auto"/>
        <w:rPr>
          <w:rFonts w:ascii="Times" w:hAnsi="Times"/>
          <w:color w:val="000000" w:themeColor="text1"/>
          <w:szCs w:val="28"/>
        </w:rPr>
      </w:pPr>
    </w:p>
    <w:p w14:paraId="20A9560C" w14:textId="77777777" w:rsidR="00155984" w:rsidRPr="000E1237" w:rsidRDefault="00155984" w:rsidP="00155984">
      <w:pPr>
        <w:spacing w:after="200" w:line="276" w:lineRule="auto"/>
        <w:rPr>
          <w:rFonts w:ascii="Times" w:hAnsi="Times"/>
          <w:color w:val="000000" w:themeColor="text1"/>
          <w:szCs w:val="28"/>
        </w:rPr>
      </w:pPr>
      <w:r w:rsidRPr="000E1237">
        <w:rPr>
          <w:rFonts w:ascii="Times" w:hAnsi="Times"/>
          <w:color w:val="000000" w:themeColor="text1"/>
          <w:szCs w:val="28"/>
        </w:rPr>
        <w:t>Wheatstone, Charles</w:t>
      </w:r>
      <w:r>
        <w:rPr>
          <w:rFonts w:ascii="Times" w:hAnsi="Times"/>
          <w:color w:val="000000" w:themeColor="text1"/>
          <w:szCs w:val="28"/>
        </w:rPr>
        <w:t xml:space="preserve">, </w:t>
      </w:r>
      <w:r w:rsidRPr="000E1237">
        <w:rPr>
          <w:rFonts w:ascii="Times" w:hAnsi="Times"/>
          <w:color w:val="000000" w:themeColor="text1"/>
          <w:szCs w:val="28"/>
        </w:rPr>
        <w:t xml:space="preserve">“Experiments on Audition”, </w:t>
      </w:r>
      <w:r w:rsidRPr="000E1237">
        <w:rPr>
          <w:rFonts w:ascii="Times" w:hAnsi="Times"/>
          <w:i/>
          <w:color w:val="000000" w:themeColor="text1"/>
          <w:szCs w:val="28"/>
        </w:rPr>
        <w:t xml:space="preserve">The Quarterly Journal of Science, Literature and Art, </w:t>
      </w:r>
      <w:r w:rsidRPr="000E1237">
        <w:rPr>
          <w:rFonts w:ascii="Times" w:hAnsi="Times"/>
          <w:color w:val="000000" w:themeColor="text1"/>
          <w:szCs w:val="28"/>
        </w:rPr>
        <w:t>24 (July-</w:t>
      </w:r>
      <w:proofErr w:type="gramStart"/>
      <w:r w:rsidRPr="000E1237">
        <w:rPr>
          <w:rFonts w:ascii="Times" w:hAnsi="Times"/>
          <w:color w:val="000000" w:themeColor="text1"/>
          <w:szCs w:val="28"/>
        </w:rPr>
        <w:t>December,</w:t>
      </w:r>
      <w:proofErr w:type="gramEnd"/>
      <w:r w:rsidRPr="000E1237">
        <w:rPr>
          <w:rFonts w:ascii="Times" w:hAnsi="Times"/>
          <w:color w:val="000000" w:themeColor="text1"/>
          <w:szCs w:val="28"/>
        </w:rPr>
        <w:t xml:space="preserve"> 1827), 67-72.</w:t>
      </w:r>
    </w:p>
    <w:p w14:paraId="6BD2E69B" w14:textId="77777777" w:rsidR="006605DC" w:rsidRDefault="006605DC" w:rsidP="00155984">
      <w:pPr>
        <w:spacing w:line="360" w:lineRule="auto"/>
        <w:rPr>
          <w:rFonts w:ascii="Times" w:hAnsi="Times"/>
          <w:b/>
          <w:iCs/>
          <w:color w:val="000000" w:themeColor="text1"/>
          <w:szCs w:val="28"/>
        </w:rPr>
      </w:pPr>
    </w:p>
    <w:p w14:paraId="6EEAB0CB" w14:textId="7DE596B0" w:rsidR="00155984" w:rsidRPr="00DA2B92" w:rsidRDefault="00155984" w:rsidP="00155984">
      <w:pPr>
        <w:spacing w:line="360" w:lineRule="auto"/>
        <w:rPr>
          <w:rFonts w:ascii="Times" w:hAnsi="Times"/>
          <w:b/>
          <w:i/>
          <w:color w:val="000000" w:themeColor="text1"/>
          <w:szCs w:val="28"/>
        </w:rPr>
      </w:pPr>
      <w:r w:rsidRPr="007B413B">
        <w:rPr>
          <w:rFonts w:ascii="Times" w:hAnsi="Times"/>
          <w:iCs/>
          <w:color w:val="000000" w:themeColor="text1"/>
          <w:szCs w:val="28"/>
        </w:rPr>
        <w:t xml:space="preserve">Wolfson, </w:t>
      </w:r>
      <w:r w:rsidRPr="00364C6A">
        <w:rPr>
          <w:rFonts w:ascii="Times" w:hAnsi="Times"/>
          <w:iCs/>
          <w:color w:val="000000" w:themeColor="text1"/>
          <w:szCs w:val="28"/>
        </w:rPr>
        <w:t>Susan</w:t>
      </w:r>
      <w:r>
        <w:rPr>
          <w:rFonts w:ascii="Times" w:hAnsi="Times"/>
          <w:iCs/>
          <w:color w:val="000000" w:themeColor="text1"/>
          <w:szCs w:val="28"/>
        </w:rPr>
        <w:t>,</w:t>
      </w:r>
      <w:r w:rsidRPr="00364C6A">
        <w:rPr>
          <w:rFonts w:ascii="Times" w:hAnsi="Times"/>
          <w:iCs/>
          <w:color w:val="000000" w:themeColor="text1"/>
          <w:szCs w:val="28"/>
        </w:rPr>
        <w:t xml:space="preserve"> “Sounding Romantic:  The Sound of Sound</w:t>
      </w:r>
      <w:proofErr w:type="gramStart"/>
      <w:r w:rsidRPr="00364C6A">
        <w:rPr>
          <w:rFonts w:ascii="Times" w:hAnsi="Times"/>
          <w:iCs/>
          <w:color w:val="000000" w:themeColor="text1"/>
          <w:szCs w:val="28"/>
        </w:rPr>
        <w:t>”,  “</w:t>
      </w:r>
      <w:proofErr w:type="gramEnd"/>
      <w:r w:rsidRPr="00364C6A">
        <w:rPr>
          <w:rFonts w:ascii="Times" w:hAnsi="Times"/>
          <w:iCs/>
          <w:color w:val="000000" w:themeColor="text1"/>
          <w:szCs w:val="28"/>
        </w:rPr>
        <w:t xml:space="preserve">‘Soundings of Things Done’: The Poetry and Poetics of Sound in the Romantic Ear and Era”, A Romantic Circles Electronic Edition, ed. </w:t>
      </w:r>
      <w:r w:rsidRPr="00C5625C">
        <w:rPr>
          <w:rFonts w:ascii="Times" w:hAnsi="Times"/>
          <w:iCs/>
          <w:color w:val="000000" w:themeColor="text1"/>
          <w:szCs w:val="28"/>
        </w:rPr>
        <w:t xml:space="preserve">Wolfson, </w:t>
      </w:r>
      <w:r w:rsidRPr="00364C6A">
        <w:rPr>
          <w:rFonts w:ascii="Times" w:hAnsi="Times"/>
          <w:iCs/>
          <w:color w:val="000000" w:themeColor="text1"/>
          <w:szCs w:val="28"/>
        </w:rPr>
        <w:t>Susan</w:t>
      </w:r>
      <w:r>
        <w:rPr>
          <w:rFonts w:ascii="Times" w:hAnsi="Times"/>
          <w:iCs/>
          <w:color w:val="000000" w:themeColor="text1"/>
          <w:szCs w:val="28"/>
        </w:rPr>
        <w:t xml:space="preserve">, </w:t>
      </w:r>
      <w:r w:rsidRPr="00364C6A">
        <w:rPr>
          <w:rFonts w:ascii="Times" w:hAnsi="Times"/>
          <w:iCs/>
          <w:color w:val="000000" w:themeColor="text1"/>
          <w:szCs w:val="28"/>
        </w:rPr>
        <w:t xml:space="preserve"> 2008,</w:t>
      </w:r>
      <w:r>
        <w:rPr>
          <w:rFonts w:ascii="Times" w:hAnsi="Times"/>
          <w:b/>
          <w:iCs/>
          <w:color w:val="000000" w:themeColor="text1"/>
          <w:szCs w:val="28"/>
        </w:rPr>
        <w:t xml:space="preserve">  </w:t>
      </w:r>
      <w:hyperlink r:id="rId17" w:history="1">
        <w:r w:rsidRPr="00364C6A">
          <w:rPr>
            <w:rStyle w:val="Hyperlink"/>
            <w:rFonts w:ascii="Times" w:hAnsi="Times"/>
            <w:szCs w:val="28"/>
          </w:rPr>
          <w:t>https://romantic</w:t>
        </w:r>
      </w:hyperlink>
      <w:r w:rsidRPr="00DA2B92">
        <w:rPr>
          <w:rFonts w:ascii="Times" w:hAnsi="Times"/>
          <w:color w:val="000000" w:themeColor="text1"/>
          <w:szCs w:val="28"/>
        </w:rPr>
        <w:t xml:space="preserve"> circles.org/praxis/soundings/</w:t>
      </w:r>
      <w:proofErr w:type="spellStart"/>
      <w:r w:rsidRPr="00DA2B92">
        <w:rPr>
          <w:rFonts w:ascii="Times" w:hAnsi="Times"/>
          <w:color w:val="000000" w:themeColor="text1"/>
          <w:szCs w:val="28"/>
        </w:rPr>
        <w:t>wolfson</w:t>
      </w:r>
      <w:proofErr w:type="spellEnd"/>
      <w:r w:rsidRPr="00DA2B92">
        <w:rPr>
          <w:rFonts w:ascii="Times" w:hAnsi="Times"/>
          <w:color w:val="000000" w:themeColor="text1"/>
          <w:szCs w:val="28"/>
        </w:rPr>
        <w:t>/wolfson.html).</w:t>
      </w:r>
      <w:commentRangeStart w:id="78"/>
      <w:commentRangeEnd w:id="78"/>
      <w:r>
        <w:commentReference w:id="78"/>
      </w:r>
    </w:p>
    <w:p w14:paraId="3C8D477E" w14:textId="77777777" w:rsidR="00155984"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 xml:space="preserve"> </w:t>
      </w:r>
    </w:p>
    <w:p w14:paraId="759CAA48" w14:textId="2A013BA3" w:rsidR="00155984" w:rsidRDefault="00155984" w:rsidP="00155984">
      <w:pPr>
        <w:pStyle w:val="EndnoteText"/>
        <w:spacing w:after="0"/>
        <w:ind w:firstLine="0"/>
        <w:rPr>
          <w:rFonts w:ascii="Times" w:hAnsi="Times"/>
          <w:color w:val="000000" w:themeColor="text1"/>
        </w:rPr>
      </w:pPr>
      <w:r w:rsidRPr="00943E97">
        <w:rPr>
          <w:rFonts w:ascii="Times" w:hAnsi="Times"/>
          <w:color w:val="000000" w:themeColor="text1"/>
        </w:rPr>
        <w:t>Wolfson</w:t>
      </w:r>
      <w:r>
        <w:rPr>
          <w:rFonts w:ascii="Times" w:hAnsi="Times"/>
          <w:color w:val="000000" w:themeColor="text1"/>
        </w:rPr>
        <w:t>,</w:t>
      </w:r>
      <w:r w:rsidRPr="00943E97">
        <w:rPr>
          <w:rFonts w:ascii="Times" w:hAnsi="Times"/>
          <w:color w:val="000000" w:themeColor="text1"/>
        </w:rPr>
        <w:t xml:space="preserve"> Susan</w:t>
      </w:r>
      <w:r>
        <w:rPr>
          <w:rFonts w:ascii="Times" w:hAnsi="Times"/>
          <w:color w:val="000000" w:themeColor="text1"/>
        </w:rPr>
        <w:t>,</w:t>
      </w:r>
      <w:r w:rsidRPr="00943E97">
        <w:rPr>
          <w:rFonts w:ascii="Times" w:hAnsi="Times"/>
          <w:color w:val="000000" w:themeColor="text1"/>
        </w:rPr>
        <w:t xml:space="preserve"> </w:t>
      </w:r>
      <w:r>
        <w:rPr>
          <w:rFonts w:ascii="Times" w:hAnsi="Times"/>
          <w:color w:val="000000" w:themeColor="text1"/>
        </w:rPr>
        <w:t xml:space="preserve">Glossary, </w:t>
      </w:r>
      <w:r w:rsidRPr="00943E97">
        <w:rPr>
          <w:rFonts w:ascii="Times" w:hAnsi="Times"/>
          <w:i/>
          <w:iCs/>
          <w:color w:val="000000" w:themeColor="text1"/>
        </w:rPr>
        <w:t>Cambridge Companion to Keats</w:t>
      </w:r>
      <w:r>
        <w:rPr>
          <w:rFonts w:ascii="Times" w:hAnsi="Times"/>
          <w:i/>
          <w:iCs/>
          <w:color w:val="000000" w:themeColor="text1"/>
        </w:rPr>
        <w:t xml:space="preserve">. </w:t>
      </w:r>
      <w:r>
        <w:rPr>
          <w:rFonts w:ascii="Times" w:hAnsi="Times"/>
          <w:color w:val="000000" w:themeColor="text1"/>
        </w:rPr>
        <w:t>Cambridge: Cambridge University Press, 2001.</w:t>
      </w:r>
    </w:p>
    <w:p w14:paraId="0C59A174" w14:textId="77777777" w:rsidR="00155984" w:rsidRDefault="00155984">
      <w:pPr>
        <w:rPr>
          <w:rFonts w:ascii="Times" w:hAnsi="Times"/>
          <w:color w:val="000000" w:themeColor="text1"/>
          <w:lang w:val="en-US" w:bidi="en-US"/>
        </w:rPr>
      </w:pPr>
      <w:r>
        <w:rPr>
          <w:rFonts w:ascii="Times" w:hAnsi="Times"/>
          <w:color w:val="000000" w:themeColor="text1"/>
        </w:rPr>
        <w:br w:type="page"/>
      </w:r>
    </w:p>
    <w:p w14:paraId="13687946" w14:textId="77777777" w:rsidR="00C93F6D" w:rsidRPr="00155984" w:rsidRDefault="00C93F6D" w:rsidP="00155984">
      <w:pPr>
        <w:pStyle w:val="EndnoteText"/>
        <w:spacing w:after="0"/>
        <w:ind w:firstLine="0"/>
        <w:rPr>
          <w:rFonts w:ascii="Times" w:hAnsi="Times"/>
          <w:color w:val="000000" w:themeColor="text1"/>
        </w:rPr>
      </w:pPr>
    </w:p>
    <w:sectPr w:rsidR="00C93F6D" w:rsidRPr="00155984">
      <w:headerReference w:type="default" r:id="rId18"/>
      <w:endnotePr>
        <w:numFmt w:val="decimal"/>
      </w:end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1-05-12T13:16:00Z" w:initials="MOU">
    <w:p w14:paraId="58CFB005" w14:textId="77777777" w:rsidR="00155984" w:rsidRDefault="00155984" w:rsidP="00155984">
      <w:r>
        <w:annotationRef/>
      </w:r>
      <w:r>
        <w:t xml:space="preserve">Given the powerful reading of the Lyric in this essay, I wonder if you’d consider a title that might garner a larger readership, one that’s not so Coleridge specific—“Hearing Lyric” or “Lyric Listening” perhaps? </w:t>
      </w:r>
    </w:p>
  </w:comment>
  <w:comment w:id="1" w:author="Mina Gorji" w:date="2021-05-26T11:49:00Z" w:initials="MG">
    <w:p w14:paraId="32A08AA1" w14:textId="77777777" w:rsidR="00155984" w:rsidRDefault="00155984" w:rsidP="00155984">
      <w:r>
        <w:annotationRef/>
      </w:r>
      <w:r>
        <w:t>Yes that’s a great idea! Thanks!</w:t>
      </w:r>
    </w:p>
  </w:comment>
  <w:comment w:id="5" w:author="Microsoft Office User" w:date="2021-05-12T12:01:00Z" w:initials="MOU">
    <w:p w14:paraId="53F32205" w14:textId="77777777" w:rsidR="00155984" w:rsidRDefault="00155984" w:rsidP="00155984">
      <w:r>
        <w:annotationRef/>
      </w:r>
      <w:r>
        <w:t>Nicely done.</w:t>
      </w:r>
    </w:p>
  </w:comment>
  <w:comment w:id="6" w:author="Mina Gorji [2]" w:date="2021-07-29T10:47:00Z" w:initials="MG">
    <w:p w14:paraId="316D0A5C" w14:textId="77777777" w:rsidR="00155984" w:rsidRDefault="00155984" w:rsidP="00155984">
      <w:r>
        <w:annotationRef/>
      </w:r>
      <w:r>
        <w:t>Thanks!</w:t>
      </w:r>
    </w:p>
  </w:comment>
  <w:comment w:id="7" w:author="Microsoft Office User" w:date="2021-05-12T12:16:00Z" w:initials="MOU">
    <w:p w14:paraId="3F333E85" w14:textId="77777777" w:rsidR="00155984" w:rsidRDefault="00155984" w:rsidP="00155984">
      <w:r>
        <w:annotationRef/>
      </w:r>
      <w:r>
        <w:t>Need to amend all notes as the superscript is much smaller than usual both for the note numbers in the essay and each corresponding note’s number.</w:t>
      </w:r>
    </w:p>
  </w:comment>
  <w:comment w:id="8" w:author="Mina Gorji [2]" w:date="2021-07-27T16:08:00Z" w:initials="MG">
    <w:p w14:paraId="2BF238A7" w14:textId="77777777" w:rsidR="00155984" w:rsidRDefault="00155984" w:rsidP="00155984">
      <w:r>
        <w:annotationRef/>
      </w:r>
      <w:r>
        <w:t>I am not sure how to do this- have tried and failed I think ? or is it now ok?</w:t>
      </w:r>
    </w:p>
  </w:comment>
  <w:comment w:id="9" w:author="Mina Gorji [2]" w:date="2021-07-27T16:09:00Z" w:initials="MG">
    <w:p w14:paraId="06742B53" w14:textId="77777777" w:rsidR="00155984" w:rsidRDefault="00155984" w:rsidP="00155984">
      <w:r>
        <w:annotationRef/>
      </w:r>
    </w:p>
  </w:comment>
  <w:comment w:id="10" w:author="Microsoft Office User" w:date="2021-05-12T12:21:00Z" w:initials="MOU">
    <w:p w14:paraId="31AEBBA9" w14:textId="77777777" w:rsidR="00155984" w:rsidRDefault="00155984" w:rsidP="00155984">
      <w:r>
        <w:annotationRef/>
      </w:r>
      <w:r>
        <w:t>Note if emphasis is original or added.</w:t>
      </w:r>
    </w:p>
  </w:comment>
  <w:comment w:id="13" w:author="Microsoft Office User" w:date="2021-05-12T12:22:00Z" w:initials="MOU">
    <w:p w14:paraId="17621831" w14:textId="77777777" w:rsidR="00155984" w:rsidRDefault="00155984" w:rsidP="00155984">
      <w:r>
        <w:annotationRef/>
      </w:r>
      <w:r>
        <w:t xml:space="preserve">Something’s at issue here with the quotation marks. </w:t>
      </w:r>
    </w:p>
  </w:comment>
  <w:comment w:id="14" w:author="Microsoft Office User" w:date="2021-05-12T12:24:00Z" w:initials="MOU">
    <w:p w14:paraId="2946C274" w14:textId="77777777" w:rsidR="00155984" w:rsidRDefault="00155984" w:rsidP="00155984">
      <w:r>
        <w:annotationRef/>
      </w:r>
      <w:r>
        <w:t>Citations needed.</w:t>
      </w:r>
    </w:p>
  </w:comment>
  <w:comment w:id="15" w:author="Microsoft Office User" w:date="2021-05-12T12:26:00Z" w:initials="MOU">
    <w:p w14:paraId="1A9EADE4" w14:textId="77777777" w:rsidR="00155984" w:rsidRDefault="00155984" w:rsidP="00155984">
      <w:r>
        <w:annotationRef/>
      </w:r>
      <w:r>
        <w:t>Rephrase for clarity and clean syntax.</w:t>
      </w:r>
    </w:p>
  </w:comment>
  <w:comment w:id="16" w:author="Microsoft Office User" w:date="2021-05-12T12:28:00Z" w:initials="MOU">
    <w:p w14:paraId="5481BDD2" w14:textId="77777777" w:rsidR="00155984" w:rsidRDefault="00155984" w:rsidP="00155984">
      <w:r>
        <w:annotationRef/>
      </w:r>
      <w:r>
        <w:t xml:space="preserve">Might want to write out the word “ellipses” as younger or hasty readers might miss that you mean to include them in your list.  </w:t>
      </w:r>
    </w:p>
  </w:comment>
  <w:comment w:id="17" w:author="Microsoft Office User" w:date="2021-05-12T12:43:00Z" w:initials="MOU">
    <w:p w14:paraId="105C11C2" w14:textId="77777777" w:rsidR="00155984" w:rsidRDefault="00155984" w:rsidP="00155984">
      <w:r>
        <w:annotationRef/>
      </w:r>
      <w:r>
        <w:t>Quotation mark issue to amend.</w:t>
      </w:r>
    </w:p>
  </w:comment>
  <w:comment w:id="18" w:author="Microsoft Office User" w:date="2021-05-12T12:45:00Z" w:initials="MOU">
    <w:p w14:paraId="37220B9B" w14:textId="77777777" w:rsidR="00155984" w:rsidRDefault="00155984" w:rsidP="00155984">
      <w:r>
        <w:annotationRef/>
      </w:r>
      <w:r>
        <w:t>In-text citations still needed for each quotation.</w:t>
      </w:r>
    </w:p>
  </w:comment>
  <w:comment w:id="19" w:author="Microsoft Office User" w:date="2021-05-12T12:53:00Z" w:initials="MOU">
    <w:p w14:paraId="302401C4" w14:textId="77777777" w:rsidR="00155984" w:rsidRDefault="00155984" w:rsidP="00155984">
      <w:r>
        <w:annotationRef/>
      </w:r>
      <w:r>
        <w:t>Page number needed.</w:t>
      </w:r>
    </w:p>
  </w:comment>
  <w:comment w:id="20" w:author="Microsoft Office User" w:date="2021-05-12T12:54:00Z" w:initials="MOU">
    <w:p w14:paraId="7064887A" w14:textId="77777777" w:rsidR="00155984" w:rsidRDefault="00155984" w:rsidP="00155984">
      <w:r>
        <w:annotationRef/>
      </w:r>
      <w:r>
        <w:t>Lovely.</w:t>
      </w:r>
    </w:p>
  </w:comment>
  <w:comment w:id="21" w:author="Mina Gorji [2]" w:date="2021-07-28T12:04:00Z" w:initials="MG">
    <w:p w14:paraId="5BD4AD13" w14:textId="77777777" w:rsidR="00155984" w:rsidRDefault="00155984" w:rsidP="00155984">
      <w:r>
        <w:annotationRef/>
      </w:r>
      <w:r>
        <w:t>Thanks!</w:t>
      </w:r>
    </w:p>
  </w:comment>
  <w:comment w:id="22" w:author="Microsoft Office User" w:date="2021-05-12T13:25:00Z" w:initials="MOU">
    <w:p w14:paraId="09009C61" w14:textId="77777777" w:rsidR="00155984" w:rsidRDefault="00155984" w:rsidP="00155984">
      <w:r>
        <w:annotationRef/>
      </w:r>
      <w:r>
        <w:t>Another note to enlarge/amend.</w:t>
      </w:r>
    </w:p>
  </w:comment>
  <w:comment w:id="23" w:author="Microsoft Office User" w:date="2021-05-12T13:25:00Z" w:initials="MOU">
    <w:p w14:paraId="777BECFB" w14:textId="77777777" w:rsidR="00155984" w:rsidRDefault="00155984" w:rsidP="00155984">
      <w:r>
        <w:annotationRef/>
      </w:r>
      <w:r>
        <w:t>Page number needed.</w:t>
      </w:r>
    </w:p>
  </w:comment>
  <w:comment w:id="24" w:author="Microsoft Office User" w:date="2021-05-12T13:45:00Z" w:initials="MOU">
    <w:p w14:paraId="683F5EC7" w14:textId="77777777" w:rsidR="00155984" w:rsidRPr="00C0407B" w:rsidRDefault="00155984" w:rsidP="00155984">
      <w:pPr>
        <w:rPr>
          <w:b/>
        </w:rPr>
      </w:pPr>
      <w:r>
        <w:annotationRef/>
      </w:r>
      <w:r w:rsidRPr="00C0407B">
        <w:rPr>
          <w:b/>
        </w:rPr>
        <w:t>Source?</w:t>
      </w:r>
    </w:p>
  </w:comment>
  <w:comment w:id="25" w:author="Microsoft Office User" w:date="2021-05-12T13:48:00Z" w:initials="MOU">
    <w:p w14:paraId="6223F366" w14:textId="77777777" w:rsidR="00155984" w:rsidRDefault="00155984" w:rsidP="00155984">
      <w:r>
        <w:annotationRef/>
      </w:r>
      <w:r>
        <w:t>In-text Citations Needed.</w:t>
      </w:r>
    </w:p>
  </w:comment>
  <w:comment w:id="26" w:author="Microsoft Office User" w:date="2021-05-12T13:51:00Z" w:initials="MOU">
    <w:p w14:paraId="183D7A9B" w14:textId="77777777" w:rsidR="00155984" w:rsidRDefault="00155984" w:rsidP="00155984">
      <w:r>
        <w:annotationRef/>
      </w:r>
      <w:r>
        <w:t>Add date.</w:t>
      </w:r>
    </w:p>
  </w:comment>
  <w:comment w:id="27" w:author="Microsoft Office User" w:date="2021-05-12T13:55:00Z" w:initials="MOU">
    <w:p w14:paraId="09954B07" w14:textId="77777777" w:rsidR="00155984" w:rsidRDefault="00155984" w:rsidP="00155984">
      <w:r>
        <w:annotationRef/>
      </w:r>
      <w:r>
        <w:t>In-text citations to line numbers needed.</w:t>
      </w:r>
    </w:p>
  </w:comment>
  <w:comment w:id="28" w:author="Microsoft Office User" w:date="2021-05-12T13:59:00Z" w:initials="MOU">
    <w:p w14:paraId="3F6C004B" w14:textId="77777777" w:rsidR="00155984" w:rsidRDefault="00155984" w:rsidP="00155984">
      <w:r>
        <w:annotationRef/>
      </w:r>
      <w:r>
        <w:t>Such a rich detail to include.</w:t>
      </w:r>
    </w:p>
  </w:comment>
  <w:comment w:id="29" w:author="Mina Gorji [2]" w:date="2021-07-28T12:12:00Z" w:initials="MG">
    <w:p w14:paraId="2D54124B" w14:textId="77777777" w:rsidR="00155984" w:rsidRDefault="00155984" w:rsidP="00155984">
      <w:r>
        <w:annotationRef/>
      </w:r>
      <w:r>
        <w:t>Thanks!</w:t>
      </w:r>
    </w:p>
  </w:comment>
  <w:comment w:id="30" w:author="Microsoft Office User" w:date="2021-05-12T14:01:00Z" w:initials="MOU">
    <w:p w14:paraId="0D4E80F2" w14:textId="77777777" w:rsidR="00155984" w:rsidRDefault="00155984" w:rsidP="00155984">
      <w:r>
        <w:annotationRef/>
      </w:r>
      <w:r>
        <w:t>Excellent.</w:t>
      </w:r>
    </w:p>
  </w:comment>
  <w:comment w:id="31" w:author="Mina Gorji [2]" w:date="2021-07-28T12:12:00Z" w:initials="MG">
    <w:p w14:paraId="17B57226" w14:textId="77777777" w:rsidR="00155984" w:rsidRDefault="00155984" w:rsidP="00155984">
      <w:r>
        <w:annotationRef/>
      </w:r>
      <w:r>
        <w:t>thanks</w:t>
      </w:r>
    </w:p>
  </w:comment>
  <w:comment w:id="32" w:author="Mina Gorji [2]" w:date="2021-07-28T12:13:00Z" w:initials="MG">
    <w:p w14:paraId="26E8D20E" w14:textId="77777777" w:rsidR="00155984" w:rsidRDefault="00155984" w:rsidP="00155984">
      <w:r>
        <w:annotationRef/>
      </w:r>
    </w:p>
  </w:comment>
  <w:comment w:id="33" w:author="Microsoft Office User" w:date="2021-05-12T14:01:00Z" w:initials="MOU">
    <w:p w14:paraId="4CCF2A0B" w14:textId="77777777" w:rsidR="00155984" w:rsidRDefault="00155984" w:rsidP="00155984">
      <w:r>
        <w:annotationRef/>
      </w:r>
      <w:r>
        <w:t>In-text line citations needed.</w:t>
      </w:r>
    </w:p>
  </w:comment>
  <w:comment w:id="34" w:author="Microsoft Office User" w:date="2021-05-12T14:04:00Z" w:initials="MOU">
    <w:p w14:paraId="428CC25C" w14:textId="77777777" w:rsidR="00155984" w:rsidRDefault="00155984" w:rsidP="00155984">
      <w:r>
        <w:annotationRef/>
      </w:r>
      <w:r>
        <w:t>Clean up and complete citation.</w:t>
      </w:r>
    </w:p>
  </w:comment>
  <w:comment w:id="35" w:author="Microsoft Office User" w:date="2021-05-12T14:11:00Z" w:initials="MOU">
    <w:p w14:paraId="2D091F83" w14:textId="77777777" w:rsidR="00155984" w:rsidRDefault="00155984" w:rsidP="00155984">
      <w:r>
        <w:annotationRef/>
      </w:r>
      <w:r>
        <w:t>This line rounds out a series of richly valuable paragraphs.</w:t>
      </w:r>
    </w:p>
  </w:comment>
  <w:comment w:id="36" w:author="Mina Gorji [2]" w:date="2021-07-28T12:15:00Z" w:initials="MG">
    <w:p w14:paraId="520AA122" w14:textId="77777777" w:rsidR="00155984" w:rsidRDefault="00155984" w:rsidP="00155984">
      <w:r>
        <w:annotationRef/>
      </w:r>
      <w:r>
        <w:t>Thanks very much!</w:t>
      </w:r>
    </w:p>
  </w:comment>
  <w:comment w:id="39" w:author="Microsoft Office User" w:date="2021-05-12T14:15:00Z" w:initials="MOU">
    <w:p w14:paraId="7CD46632" w14:textId="77777777" w:rsidR="00155984" w:rsidRDefault="00155984" w:rsidP="00155984">
      <w:r>
        <w:annotationRef/>
      </w:r>
      <w:r>
        <w:t xml:space="preserve">In text citation needed. </w:t>
      </w:r>
    </w:p>
  </w:comment>
  <w:comment w:id="40" w:author="Microsoft Office User" w:date="2021-05-12T14:32:00Z" w:initials="MOU">
    <w:p w14:paraId="7B618BFD" w14:textId="77777777" w:rsidR="00155984" w:rsidRDefault="00155984" w:rsidP="00155984">
      <w:r>
        <w:annotationRef/>
      </w:r>
      <w:r>
        <w:t>Just fascinating!</w:t>
      </w:r>
    </w:p>
  </w:comment>
  <w:comment w:id="41" w:author="Mina Gorji [2]" w:date="2021-07-28T12:18:00Z" w:initials="MG">
    <w:p w14:paraId="6844649D" w14:textId="77777777" w:rsidR="00155984" w:rsidRDefault="00155984" w:rsidP="00155984">
      <w:r>
        <w:annotationRef/>
      </w:r>
      <w:r>
        <w:t>So glad you think so- thanks!</w:t>
      </w:r>
    </w:p>
  </w:comment>
  <w:comment w:id="42" w:author="Microsoft Office User" w:date="2021-05-12T14:33:00Z" w:initials="MOU">
    <w:p w14:paraId="22D4D70B" w14:textId="77777777" w:rsidR="00155984" w:rsidRDefault="00155984" w:rsidP="00155984">
      <w:r>
        <w:annotationRef/>
      </w:r>
      <w:r>
        <w:t>Can you include them in a footnote?</w:t>
      </w:r>
    </w:p>
  </w:comment>
  <w:comment w:id="63" w:author="Microsoft Office User" w:date="2021-05-12T14:35:00Z" w:initials="MOU">
    <w:p w14:paraId="5A4A8C13" w14:textId="77777777" w:rsidR="00155984" w:rsidRDefault="00155984" w:rsidP="00155984">
      <w:r>
        <w:annotationRef/>
      </w:r>
      <w:r>
        <w:t>Wonderful.</w:t>
      </w:r>
    </w:p>
  </w:comment>
  <w:comment w:id="64" w:author="Mina Gorji [2]" w:date="2021-07-29T10:50:00Z" w:initials="MG">
    <w:p w14:paraId="78EC8EE3" w14:textId="77777777" w:rsidR="00155984" w:rsidRDefault="00155984" w:rsidP="00155984">
      <w:r>
        <w:annotationRef/>
      </w:r>
      <w:r>
        <w:t>Thanks!</w:t>
      </w:r>
    </w:p>
  </w:comment>
  <w:comment w:id="65" w:author="Microsoft Office User" w:date="2021-05-12T14:37:00Z" w:initials="MOU">
    <w:p w14:paraId="2632A070" w14:textId="77777777" w:rsidR="00155984" w:rsidRDefault="00155984" w:rsidP="00155984">
      <w:r>
        <w:annotationRef/>
      </w:r>
      <w:r>
        <w:t xml:space="preserve">Convert to MLA in-text citation with page number and reserve full bibliographic reference for the Works Cited list. </w:t>
      </w:r>
    </w:p>
  </w:comment>
  <w:comment w:id="66" w:author="Mina Gorji [2]" w:date="2021-07-28T12:19:00Z" w:initials="MG">
    <w:p w14:paraId="7F41B9D5" w14:textId="77777777" w:rsidR="00155984" w:rsidRDefault="00155984" w:rsidP="00155984">
      <w:r>
        <w:annotationRef/>
      </w:r>
      <w:r>
        <w:t>It seems the phrase I quoted is only in the Abstract , which is only in the online version!</w:t>
      </w:r>
    </w:p>
    <w:p w14:paraId="178315B8" w14:textId="77777777" w:rsidR="00155984" w:rsidRDefault="00155984" w:rsidP="00155984">
      <w:r>
        <w:t xml:space="preserve"> </w:t>
      </w:r>
    </w:p>
  </w:comment>
  <w:comment w:id="78" w:author="Microsoft Office User" w:date="2021-05-12T14:50:00Z" w:initials="MOU">
    <w:p w14:paraId="1AE4F8B5" w14:textId="77777777" w:rsidR="00155984" w:rsidRDefault="00155984" w:rsidP="00155984">
      <w:r>
        <w:annotationRef/>
      </w:r>
      <w:r>
        <w:t>Add in-text citation by paragraph number and provide link in bibliography.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FB005" w15:done="1"/>
  <w15:commentEx w15:paraId="32A08AA1" w15:paraIdParent="58CFB005" w15:done="1"/>
  <w15:commentEx w15:paraId="53F32205" w15:done="1"/>
  <w15:commentEx w15:paraId="316D0A5C" w15:paraIdParent="53F32205" w15:done="1"/>
  <w15:commentEx w15:paraId="3F333E85" w15:done="1"/>
  <w15:commentEx w15:paraId="2BF238A7" w15:paraIdParent="3F333E85" w15:done="1"/>
  <w15:commentEx w15:paraId="06742B53" w15:paraIdParent="3F333E85" w15:done="1"/>
  <w15:commentEx w15:paraId="31AEBBA9" w15:done="1"/>
  <w15:commentEx w15:paraId="17621831" w15:done="1"/>
  <w15:commentEx w15:paraId="2946C274" w15:done="1"/>
  <w15:commentEx w15:paraId="1A9EADE4" w15:done="1"/>
  <w15:commentEx w15:paraId="5481BDD2" w15:done="1"/>
  <w15:commentEx w15:paraId="105C11C2" w15:done="1"/>
  <w15:commentEx w15:paraId="37220B9B" w15:done="1"/>
  <w15:commentEx w15:paraId="302401C4" w15:done="1"/>
  <w15:commentEx w15:paraId="7064887A" w15:done="0"/>
  <w15:commentEx w15:paraId="5BD4AD13" w15:paraIdParent="7064887A" w15:done="0"/>
  <w15:commentEx w15:paraId="09009C61" w15:done="1"/>
  <w15:commentEx w15:paraId="777BECFB" w15:done="1"/>
  <w15:commentEx w15:paraId="683F5EC7" w15:done="1"/>
  <w15:commentEx w15:paraId="6223F366" w15:done="1"/>
  <w15:commentEx w15:paraId="183D7A9B" w15:done="1"/>
  <w15:commentEx w15:paraId="09954B07" w15:done="1"/>
  <w15:commentEx w15:paraId="3F6C004B" w15:done="1"/>
  <w15:commentEx w15:paraId="2D54124B" w15:paraIdParent="3F6C004B" w15:done="1"/>
  <w15:commentEx w15:paraId="0D4E80F2" w15:done="1"/>
  <w15:commentEx w15:paraId="17B57226" w15:paraIdParent="0D4E80F2" w15:done="1"/>
  <w15:commentEx w15:paraId="26E8D20E" w15:paraIdParent="0D4E80F2" w15:done="1"/>
  <w15:commentEx w15:paraId="4CCF2A0B" w15:done="1"/>
  <w15:commentEx w15:paraId="428CC25C" w15:done="1"/>
  <w15:commentEx w15:paraId="2D091F83" w15:done="1"/>
  <w15:commentEx w15:paraId="520AA122" w15:paraIdParent="2D091F83" w15:done="1"/>
  <w15:commentEx w15:paraId="7CD46632" w15:done="1"/>
  <w15:commentEx w15:paraId="7B618BFD" w15:done="1"/>
  <w15:commentEx w15:paraId="6844649D" w15:paraIdParent="7B618BFD" w15:done="1"/>
  <w15:commentEx w15:paraId="22D4D70B" w15:done="1"/>
  <w15:commentEx w15:paraId="5A4A8C13" w15:done="1"/>
  <w15:commentEx w15:paraId="78EC8EE3" w15:paraIdParent="5A4A8C13" w15:done="1"/>
  <w15:commentEx w15:paraId="2632A070" w15:done="1"/>
  <w15:commentEx w15:paraId="178315B8" w15:paraIdParent="2632A070" w15:done="1"/>
  <w15:commentEx w15:paraId="1AE4F8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8B472" w16cex:dateUtc="2021-05-26T1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FB005" w16cid:durableId="244653C2"/>
  <w16cid:commentId w16cid:paraId="32A08AA1" w16cid:durableId="2458B472"/>
  <w16cid:commentId w16cid:paraId="53F32205" w16cid:durableId="2446421A"/>
  <w16cid:commentId w16cid:paraId="316D0A5C" w16cid:durableId="24AD05CC"/>
  <w16cid:commentId w16cid:paraId="3F333E85" w16cid:durableId="24464594"/>
  <w16cid:commentId w16cid:paraId="2BF238A7" w16cid:durableId="24AAAE07"/>
  <w16cid:commentId w16cid:paraId="06742B53" w16cid:durableId="24AAAE1E"/>
  <w16cid:commentId w16cid:paraId="31AEBBA9" w16cid:durableId="244646AF"/>
  <w16cid:commentId w16cid:paraId="17621831" w16cid:durableId="244646EA"/>
  <w16cid:commentId w16cid:paraId="2946C274" w16cid:durableId="24464783"/>
  <w16cid:commentId w16cid:paraId="1A9EADE4" w16cid:durableId="24464804"/>
  <w16cid:commentId w16cid:paraId="5481BDD2" w16cid:durableId="2446485C"/>
  <w16cid:commentId w16cid:paraId="105C11C2" w16cid:durableId="24464C07"/>
  <w16cid:commentId w16cid:paraId="37220B9B" w16cid:durableId="24464C50"/>
  <w16cid:commentId w16cid:paraId="302401C4" w16cid:durableId="24464E64"/>
  <w16cid:commentId w16cid:paraId="7064887A" w16cid:durableId="24464E80"/>
  <w16cid:commentId w16cid:paraId="5BD4AD13" w16cid:durableId="24ABC664"/>
  <w16cid:commentId w16cid:paraId="09009C61" w16cid:durableId="244655CD"/>
  <w16cid:commentId w16cid:paraId="777BECFB" w16cid:durableId="244655E5"/>
  <w16cid:commentId w16cid:paraId="683F5EC7" w16cid:durableId="24465A6E"/>
  <w16cid:commentId w16cid:paraId="6223F366" w16cid:durableId="24465B36"/>
  <w16cid:commentId w16cid:paraId="183D7A9B" w16cid:durableId="24465BED"/>
  <w16cid:commentId w16cid:paraId="09954B07" w16cid:durableId="24465CDB"/>
  <w16cid:commentId w16cid:paraId="3F6C004B" w16cid:durableId="24465DCE"/>
  <w16cid:commentId w16cid:paraId="2D54124B" w16cid:durableId="24ABC83C"/>
  <w16cid:commentId w16cid:paraId="0D4E80F2" w16cid:durableId="24465E20"/>
  <w16cid:commentId w16cid:paraId="17B57226" w16cid:durableId="24ABC849"/>
  <w16cid:commentId w16cid:paraId="26E8D20E" w16cid:durableId="24ABC84C"/>
  <w16cid:commentId w16cid:paraId="4CCF2A0B" w16cid:durableId="24465E57"/>
  <w16cid:commentId w16cid:paraId="428CC25C" w16cid:durableId="24465EDF"/>
  <w16cid:commentId w16cid:paraId="2D091F83" w16cid:durableId="244660A3"/>
  <w16cid:commentId w16cid:paraId="520AA122" w16cid:durableId="24ABC8D7"/>
  <w16cid:commentId w16cid:paraId="7CD46632" w16cid:durableId="24466179"/>
  <w16cid:commentId w16cid:paraId="7B618BFD" w16cid:durableId="24466560"/>
  <w16cid:commentId w16cid:paraId="6844649D" w16cid:durableId="24ABC999"/>
  <w16cid:commentId w16cid:paraId="22D4D70B" w16cid:durableId="244665A7"/>
  <w16cid:commentId w16cid:paraId="5A4A8C13" w16cid:durableId="2446661C"/>
  <w16cid:commentId w16cid:paraId="78EC8EE3" w16cid:durableId="24AD0673"/>
  <w16cid:commentId w16cid:paraId="2632A070" w16cid:durableId="244666B2"/>
  <w16cid:commentId w16cid:paraId="178315B8" w16cid:durableId="24ABC9EE"/>
  <w16cid:commentId w16cid:paraId="1AE4F8B5" w16cid:durableId="24A93B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F4DE" w14:textId="77777777" w:rsidR="00C36BF3" w:rsidRDefault="00C36BF3" w:rsidP="00155984">
      <w:r>
        <w:separator/>
      </w:r>
    </w:p>
  </w:endnote>
  <w:endnote w:type="continuationSeparator" w:id="0">
    <w:p w14:paraId="5C15F561" w14:textId="77777777" w:rsidR="00C36BF3" w:rsidRDefault="00C36BF3" w:rsidP="00155984">
      <w:r>
        <w:continuationSeparator/>
      </w:r>
    </w:p>
  </w:endnote>
  <w:endnote w:id="1">
    <w:p w14:paraId="5D25E875" w14:textId="77777777" w:rsidR="00155984" w:rsidRPr="00943E97" w:rsidRDefault="00155984" w:rsidP="00155984">
      <w:pPr>
        <w:pStyle w:val="EndnoteText"/>
        <w:ind w:firstLine="0"/>
        <w:rPr>
          <w:rFonts w:ascii="Times" w:hAnsi="Times"/>
          <w:color w:val="000000" w:themeColor="text1"/>
        </w:rPr>
      </w:pPr>
      <w:r w:rsidRPr="00364C6A">
        <w:rPr>
          <w:rStyle w:val="EndnoteReference"/>
          <w:rFonts w:ascii="Times" w:hAnsi="Times"/>
          <w:color w:val="000000" w:themeColor="text1"/>
          <w:sz w:val="18"/>
          <w:szCs w:val="18"/>
        </w:rPr>
        <w:endnoteRef/>
      </w:r>
      <w:r w:rsidRPr="00943E97">
        <w:rPr>
          <w:rFonts w:ascii="Times" w:hAnsi="Times"/>
          <w:color w:val="000000" w:themeColor="text1"/>
        </w:rPr>
        <w:t xml:space="preserve"> As Susan Wolfson notes, in </w:t>
      </w:r>
      <w:r w:rsidRPr="00943E97">
        <w:rPr>
          <w:rFonts w:ascii="Times" w:hAnsi="Times"/>
          <w:i/>
          <w:iCs/>
          <w:color w:val="000000" w:themeColor="text1"/>
        </w:rPr>
        <w:t>Cambridge Companion to Keats,</w:t>
      </w:r>
      <w:r w:rsidRPr="00943E97">
        <w:rPr>
          <w:rFonts w:ascii="Times" w:hAnsi="Times"/>
          <w:color w:val="000000" w:themeColor="text1"/>
        </w:rPr>
        <w:t xml:space="preserve"> Glossary, xx. For a detailed discussion of Keats’ “unheard melodies,” see Garrett Stewart, </w:t>
      </w:r>
      <w:r w:rsidRPr="00943E97">
        <w:rPr>
          <w:rFonts w:ascii="Times" w:hAnsi="Times"/>
          <w:i/>
          <w:iCs/>
          <w:color w:val="000000" w:themeColor="text1"/>
        </w:rPr>
        <w:t>Reading Voices: Literature and the Phonotext</w:t>
      </w:r>
      <w:r w:rsidRPr="00F477E1">
        <w:rPr>
          <w:rFonts w:ascii="Times" w:hAnsi="Times"/>
          <w:color w:val="000000" w:themeColor="text1"/>
        </w:rPr>
        <w:t xml:space="preserve"> (Berkeley, U. of California</w:t>
      </w:r>
      <w:r>
        <w:rPr>
          <w:rFonts w:ascii="Times" w:hAnsi="Times"/>
          <w:color w:val="000000" w:themeColor="text1"/>
        </w:rPr>
        <w:t xml:space="preserve"> Press</w:t>
      </w:r>
      <w:r w:rsidRPr="00F477E1">
        <w:rPr>
          <w:rFonts w:ascii="Times" w:hAnsi="Times"/>
          <w:color w:val="000000" w:themeColor="text1"/>
        </w:rPr>
        <w:t>, 1996), 155-160. See also Marshall Brown, “</w:t>
      </w:r>
      <w:r w:rsidRPr="00943E97">
        <w:rPr>
          <w:rFonts w:ascii="Times" w:eastAsiaTheme="minorHAnsi" w:hAnsi="Times" w:cstheme="minorBidi"/>
          <w:color w:val="000000" w:themeColor="text1"/>
        </w:rPr>
        <w:t>Unheard Melodies: The Force of Form</w:t>
      </w:r>
      <w:r w:rsidRPr="00943E97">
        <w:rPr>
          <w:rFonts w:ascii="Times" w:hAnsi="Times"/>
          <w:color w:val="000000" w:themeColor="text1"/>
        </w:rPr>
        <w:t xml:space="preserve">”, </w:t>
      </w:r>
      <w:r w:rsidRPr="00943E97">
        <w:rPr>
          <w:rFonts w:ascii="Times" w:hAnsi="Times"/>
          <w:i/>
          <w:iCs/>
          <w:color w:val="000000" w:themeColor="text1"/>
        </w:rPr>
        <w:t xml:space="preserve">PMLA. Publications of the Modern Language Association of America; </w:t>
      </w:r>
      <w:r w:rsidRPr="00943E97">
        <w:rPr>
          <w:rFonts w:ascii="Times" w:hAnsi="Times"/>
          <w:color w:val="000000" w:themeColor="text1"/>
        </w:rPr>
        <w:t>May 1992; 465-481.</w:t>
      </w:r>
      <w:r w:rsidRPr="00943E97">
        <w:rPr>
          <w:rFonts w:ascii="Times" w:hAnsi="Times"/>
          <w:b/>
          <w:bCs/>
          <w:color w:val="000000" w:themeColor="text1"/>
        </w:rPr>
        <w:t xml:space="preserve"> </w:t>
      </w:r>
    </w:p>
  </w:endnote>
  <w:endnote w:id="2">
    <w:p w14:paraId="1253ACE5" w14:textId="77777777" w:rsidR="00155984" w:rsidRPr="00892AD8" w:rsidRDefault="00155984" w:rsidP="00155984">
      <w:pPr>
        <w:pStyle w:val="EndnoteText"/>
        <w:ind w:firstLine="0"/>
        <w:rPr>
          <w:rFonts w:ascii="Times" w:hAnsi="Times"/>
          <w:color w:val="000000" w:themeColor="text1"/>
        </w:rPr>
      </w:pPr>
      <w:r w:rsidRPr="00364C6A">
        <w:rPr>
          <w:rStyle w:val="EndnoteReference"/>
          <w:rFonts w:ascii="Times" w:hAnsi="Times"/>
          <w:color w:val="000000" w:themeColor="text1"/>
          <w:sz w:val="18"/>
          <w:szCs w:val="18"/>
        </w:rPr>
        <w:endnoteRef/>
      </w:r>
      <w:r w:rsidRPr="00943E97">
        <w:rPr>
          <w:rFonts w:ascii="Times" w:hAnsi="Times"/>
          <w:color w:val="000000" w:themeColor="text1"/>
        </w:rPr>
        <w:t xml:space="preserve"> For a discussion of Oswald’ playfulness in this passage, see Angela Leighton, </w:t>
      </w:r>
      <w:r w:rsidRPr="00943E97">
        <w:rPr>
          <w:rFonts w:ascii="Times" w:hAnsi="Times"/>
          <w:i/>
          <w:iCs/>
          <w:color w:val="000000" w:themeColor="text1"/>
        </w:rPr>
        <w:t xml:space="preserve">Hearing Things.  The Work of Sound in Literature </w:t>
      </w:r>
      <w:r w:rsidRPr="00943E97">
        <w:rPr>
          <w:rFonts w:ascii="Times" w:hAnsi="Times"/>
          <w:color w:val="000000" w:themeColor="text1"/>
        </w:rPr>
        <w:t>(</w:t>
      </w:r>
      <w:r>
        <w:rPr>
          <w:rFonts w:ascii="Times" w:hAnsi="Times"/>
          <w:color w:val="000000" w:themeColor="text1"/>
        </w:rPr>
        <w:t xml:space="preserve">Harvard, Harvard University Press, </w:t>
      </w:r>
      <w:r w:rsidRPr="00943E97">
        <w:rPr>
          <w:rFonts w:ascii="Times" w:hAnsi="Times"/>
          <w:color w:val="000000" w:themeColor="text1"/>
        </w:rPr>
        <w:t>2018),</w:t>
      </w:r>
      <w:r w:rsidRPr="004877DA">
        <w:rPr>
          <w:rFonts w:ascii="Times" w:hAnsi="Times"/>
          <w:i/>
          <w:iCs/>
          <w:color w:val="000000" w:themeColor="text1"/>
        </w:rPr>
        <w:t xml:space="preserve"> </w:t>
      </w:r>
      <w:r w:rsidRPr="00892AD8">
        <w:rPr>
          <w:rFonts w:ascii="Times" w:hAnsi="Times"/>
          <w:color w:val="000000" w:themeColor="text1"/>
        </w:rPr>
        <w:t>249.</w:t>
      </w:r>
    </w:p>
  </w:endnote>
  <w:endnote w:id="3">
    <w:p w14:paraId="2F1C7F3F" w14:textId="77777777" w:rsidR="00155984" w:rsidRPr="00943E97" w:rsidRDefault="00155984" w:rsidP="00155984">
      <w:pPr>
        <w:pStyle w:val="EndnoteText"/>
        <w:ind w:firstLine="0"/>
        <w:rPr>
          <w:rFonts w:ascii="Times" w:hAnsi="Times"/>
          <w:color w:val="000000" w:themeColor="text1"/>
        </w:rPr>
      </w:pPr>
      <w:r w:rsidRPr="00364C6A">
        <w:rPr>
          <w:rStyle w:val="EndnoteReference"/>
          <w:rFonts w:ascii="Times" w:hAnsi="Times"/>
          <w:color w:val="000000" w:themeColor="text1"/>
          <w:sz w:val="18"/>
          <w:szCs w:val="18"/>
        </w:rPr>
        <w:endnoteRef/>
      </w:r>
      <w:r w:rsidRPr="00943E97">
        <w:rPr>
          <w:rFonts w:ascii="Times" w:hAnsi="Times"/>
          <w:color w:val="000000" w:themeColor="text1"/>
        </w:rPr>
        <w:t xml:space="preserve"> Beattie’s </w:t>
      </w:r>
      <w:r>
        <w:rPr>
          <w:rFonts w:ascii="Times" w:hAnsi="Times"/>
          <w:color w:val="000000" w:themeColor="text1"/>
        </w:rPr>
        <w:t xml:space="preserve">account of </w:t>
      </w:r>
      <w:r w:rsidRPr="00943E97">
        <w:rPr>
          <w:rFonts w:ascii="Times" w:hAnsi="Times"/>
          <w:color w:val="000000" w:themeColor="text1"/>
        </w:rPr>
        <w:t>“loud and soft” is contributing to a longer rhetorical tradition for describing vocal performance, and especially the linguistic (and metrical) roles of syllabic length and accent</w:t>
      </w:r>
      <w:r w:rsidRPr="00F477E1">
        <w:rPr>
          <w:rFonts w:ascii="Times" w:hAnsi="Times"/>
          <w:color w:val="000000" w:themeColor="text1"/>
        </w:rPr>
        <w:t xml:space="preserve">; but </w:t>
      </w:r>
      <w:r>
        <w:rPr>
          <w:rFonts w:ascii="Times" w:hAnsi="Times"/>
          <w:color w:val="000000" w:themeColor="text1"/>
        </w:rPr>
        <w:t xml:space="preserve">when </w:t>
      </w:r>
      <w:r w:rsidRPr="00F477E1">
        <w:rPr>
          <w:rFonts w:ascii="Times" w:hAnsi="Times"/>
          <w:color w:val="000000" w:themeColor="text1"/>
        </w:rPr>
        <w:t>Beattie</w:t>
      </w:r>
      <w:r>
        <w:rPr>
          <w:rFonts w:ascii="Times" w:hAnsi="Times"/>
          <w:color w:val="000000" w:themeColor="text1"/>
        </w:rPr>
        <w:t xml:space="preserve"> uses the </w:t>
      </w:r>
      <w:r w:rsidRPr="00F477E1">
        <w:rPr>
          <w:rFonts w:ascii="Times" w:hAnsi="Times"/>
          <w:color w:val="000000" w:themeColor="text1"/>
        </w:rPr>
        <w:t>terms “loud and soft” to describe rhythm</w:t>
      </w:r>
      <w:r>
        <w:rPr>
          <w:rFonts w:ascii="Times" w:hAnsi="Times"/>
          <w:color w:val="000000" w:themeColor="text1"/>
        </w:rPr>
        <w:t xml:space="preserve">, he is </w:t>
      </w:r>
      <w:r w:rsidRPr="00F477E1">
        <w:rPr>
          <w:rFonts w:ascii="Times" w:hAnsi="Times"/>
          <w:color w:val="000000" w:themeColor="text1"/>
        </w:rPr>
        <w:t>doing something slightly different</w:t>
      </w:r>
      <w:r>
        <w:rPr>
          <w:rFonts w:ascii="Times" w:hAnsi="Times"/>
          <w:color w:val="000000" w:themeColor="text1"/>
        </w:rPr>
        <w:t xml:space="preserve">, </w:t>
      </w:r>
      <w:r w:rsidRPr="00F477E1">
        <w:rPr>
          <w:rFonts w:ascii="Times" w:hAnsi="Times"/>
          <w:color w:val="000000" w:themeColor="text1"/>
        </w:rPr>
        <w:t>refer</w:t>
      </w:r>
      <w:r>
        <w:rPr>
          <w:rFonts w:ascii="Times" w:hAnsi="Times"/>
          <w:color w:val="000000" w:themeColor="text1"/>
        </w:rPr>
        <w:t>ring</w:t>
      </w:r>
      <w:r w:rsidRPr="00F477E1">
        <w:rPr>
          <w:rFonts w:ascii="Times" w:hAnsi="Times"/>
          <w:color w:val="000000" w:themeColor="text1"/>
        </w:rPr>
        <w:t xml:space="preserve"> to affective as well as rhythmical expression.  </w:t>
      </w:r>
    </w:p>
  </w:endnote>
  <w:endnote w:id="4">
    <w:p w14:paraId="734A543F" w14:textId="77777777" w:rsidR="00155984" w:rsidRPr="00F477E1" w:rsidRDefault="00155984" w:rsidP="00155984">
      <w:pPr>
        <w:pStyle w:val="EndnoteText"/>
        <w:ind w:firstLine="0"/>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It’s interesting to note that whereas Cicero discusses the importance of tone in his </w:t>
      </w:r>
      <w:r w:rsidRPr="00943E97">
        <w:rPr>
          <w:rFonts w:ascii="Times" w:hAnsi="Times"/>
          <w:i/>
          <w:color w:val="000000" w:themeColor="text1"/>
        </w:rPr>
        <w:t>Institutio Oratoria</w:t>
      </w:r>
      <w:r w:rsidRPr="004877DA">
        <w:rPr>
          <w:rFonts w:ascii="Times" w:hAnsi="Times"/>
          <w:color w:val="000000" w:themeColor="text1"/>
        </w:rPr>
        <w:t>, he does not discuss volume at any length or often, in the way that 18</w:t>
      </w:r>
      <w:r w:rsidRPr="00892AD8">
        <w:rPr>
          <w:rFonts w:ascii="Times" w:hAnsi="Times"/>
          <w:color w:val="000000" w:themeColor="text1"/>
          <w:vertAlign w:val="superscript"/>
        </w:rPr>
        <w:t>th</w:t>
      </w:r>
      <w:r w:rsidRPr="00892AD8">
        <w:rPr>
          <w:rFonts w:ascii="Times" w:hAnsi="Times"/>
          <w:color w:val="000000" w:themeColor="text1"/>
        </w:rPr>
        <w:t xml:space="preserve"> century rhe</w:t>
      </w:r>
      <w:r w:rsidRPr="00F477E1">
        <w:rPr>
          <w:rFonts w:ascii="Times" w:hAnsi="Times"/>
          <w:color w:val="000000" w:themeColor="text1"/>
        </w:rPr>
        <w:t xml:space="preserve">toricians do.  This invites further investigation.  </w:t>
      </w:r>
    </w:p>
  </w:endnote>
  <w:endnote w:id="5">
    <w:p w14:paraId="058EF638" w14:textId="77777777" w:rsidR="00155984" w:rsidRPr="00364C6A" w:rsidRDefault="00155984" w:rsidP="00155984">
      <w:pPr>
        <w:rPr>
          <w:rFonts w:ascii="Times" w:hAnsi="Times"/>
          <w:i/>
          <w:iCs/>
          <w:color w:val="000000" w:themeColor="text1"/>
        </w:rPr>
      </w:pPr>
      <w:r>
        <w:rPr>
          <w:rStyle w:val="EndnoteReference"/>
        </w:rPr>
        <w:endnoteRef/>
      </w:r>
      <w:r>
        <w:t xml:space="preserve"> </w:t>
      </w:r>
      <w:r>
        <w:rPr>
          <w:rFonts w:ascii="Times" w:hAnsi="Times"/>
          <w:color w:val="000000" w:themeColor="text1"/>
        </w:rPr>
        <w:t>Fo</w:t>
      </w:r>
      <w:r w:rsidRPr="00943E97">
        <w:rPr>
          <w:rFonts w:ascii="Times" w:hAnsi="Times"/>
          <w:color w:val="000000" w:themeColor="text1"/>
        </w:rPr>
        <w:t>r a discussion of the scientific and technological developments in acoustics in the late 18</w:t>
      </w:r>
      <w:r w:rsidRPr="00943E97">
        <w:rPr>
          <w:rFonts w:ascii="Times" w:hAnsi="Times"/>
          <w:color w:val="000000" w:themeColor="text1"/>
          <w:vertAlign w:val="superscript"/>
        </w:rPr>
        <w:t>th</w:t>
      </w:r>
      <w:r w:rsidRPr="00943E97">
        <w:rPr>
          <w:rFonts w:ascii="Times" w:hAnsi="Times"/>
          <w:color w:val="000000" w:themeColor="text1"/>
        </w:rPr>
        <w:t xml:space="preserve"> and early 19</w:t>
      </w:r>
      <w:r w:rsidRPr="00943E97">
        <w:rPr>
          <w:rFonts w:ascii="Times" w:hAnsi="Times"/>
          <w:color w:val="000000" w:themeColor="text1"/>
          <w:vertAlign w:val="superscript"/>
        </w:rPr>
        <w:t>th</w:t>
      </w:r>
      <w:r w:rsidRPr="00943E97">
        <w:rPr>
          <w:rFonts w:ascii="Times" w:hAnsi="Times"/>
          <w:color w:val="000000" w:themeColor="text1"/>
        </w:rPr>
        <w:t xml:space="preserve"> centuries, see:  Benjamin Walton and David Trippet</w:t>
      </w:r>
      <w:r>
        <w:rPr>
          <w:rFonts w:ascii="Times" w:hAnsi="Times"/>
          <w:color w:val="000000" w:themeColor="text1"/>
        </w:rPr>
        <w:t>t</w:t>
      </w:r>
      <w:r w:rsidRPr="00943E97">
        <w:rPr>
          <w:rFonts w:ascii="Times" w:hAnsi="Times"/>
          <w:color w:val="000000" w:themeColor="text1"/>
        </w:rPr>
        <w:t xml:space="preserve">, eds., </w:t>
      </w:r>
      <w:r w:rsidRPr="004877DA">
        <w:rPr>
          <w:rFonts w:ascii="Times" w:hAnsi="Times"/>
          <w:i/>
          <w:iCs/>
          <w:color w:val="000000" w:themeColor="text1"/>
        </w:rPr>
        <w:t>Nineteenth-Century Oper</w:t>
      </w:r>
      <w:r w:rsidRPr="00F477E1">
        <w:rPr>
          <w:rFonts w:ascii="Times" w:hAnsi="Times"/>
          <w:i/>
          <w:iCs/>
          <w:color w:val="000000" w:themeColor="text1"/>
        </w:rPr>
        <w:t>a and the Scientific Imagination</w:t>
      </w:r>
      <w:r>
        <w:rPr>
          <w:rFonts w:ascii="Times" w:hAnsi="Times"/>
          <w:color w:val="000000" w:themeColor="text1"/>
        </w:rPr>
        <w:t xml:space="preserve"> (</w:t>
      </w:r>
      <w:r w:rsidRPr="00F477E1">
        <w:rPr>
          <w:rFonts w:ascii="Times" w:hAnsi="Times"/>
          <w:color w:val="000000" w:themeColor="text1"/>
        </w:rPr>
        <w:t xml:space="preserve">Cambridge, </w:t>
      </w:r>
      <w:r>
        <w:rPr>
          <w:rFonts w:ascii="Times" w:hAnsi="Times"/>
          <w:color w:val="000000" w:themeColor="text1"/>
        </w:rPr>
        <w:t xml:space="preserve">Cambridge University Press, </w:t>
      </w:r>
      <w:r w:rsidRPr="00F477E1">
        <w:rPr>
          <w:rFonts w:ascii="Times" w:hAnsi="Times"/>
          <w:color w:val="000000" w:themeColor="text1"/>
        </w:rPr>
        <w:t>2019</w:t>
      </w:r>
      <w:r>
        <w:rPr>
          <w:rFonts w:ascii="Times" w:hAnsi="Times"/>
          <w:color w:val="000000" w:themeColor="text1"/>
        </w:rPr>
        <w:t>)</w:t>
      </w:r>
      <w:r w:rsidRPr="00F477E1">
        <w:rPr>
          <w:rFonts w:ascii="Times" w:hAnsi="Times"/>
          <w:color w:val="000000" w:themeColor="text1"/>
        </w:rPr>
        <w:t xml:space="preserve">; </w:t>
      </w:r>
      <w:r w:rsidRPr="00F72CB2">
        <w:rPr>
          <w:rFonts w:ascii="Times" w:hAnsi="Times"/>
          <w:iCs/>
          <w:color w:val="000000" w:themeColor="text1"/>
        </w:rPr>
        <w:t xml:space="preserve">James Q. </w:t>
      </w:r>
      <w:r w:rsidRPr="001E416A">
        <w:rPr>
          <w:rFonts w:ascii="Times" w:hAnsi="Times"/>
          <w:iCs/>
          <w:color w:val="000000" w:themeColor="text1"/>
        </w:rPr>
        <w:t>Da</w:t>
      </w:r>
      <w:r w:rsidRPr="00434000">
        <w:rPr>
          <w:rFonts w:ascii="Times" w:hAnsi="Times"/>
          <w:iCs/>
          <w:color w:val="000000" w:themeColor="text1"/>
        </w:rPr>
        <w:t>vies and Ellen Lockhart (eds.),</w:t>
      </w:r>
      <w:r w:rsidRPr="00434000">
        <w:rPr>
          <w:rFonts w:ascii="Times" w:hAnsi="Times"/>
          <w:i/>
          <w:color w:val="000000" w:themeColor="text1"/>
        </w:rPr>
        <w:t xml:space="preserve"> Sound Knowledge: Music and Science in London, 1789-1851,</w:t>
      </w:r>
      <w:r w:rsidRPr="00434000">
        <w:rPr>
          <w:rFonts w:ascii="Times" w:hAnsi="Times"/>
          <w:b/>
          <w:iCs/>
          <w:color w:val="000000" w:themeColor="text1"/>
        </w:rPr>
        <w:t xml:space="preserve"> </w:t>
      </w:r>
      <w:r w:rsidRPr="00943E97">
        <w:rPr>
          <w:rFonts w:ascii="Times" w:hAnsi="Times"/>
          <w:color w:val="000000" w:themeColor="text1"/>
        </w:rPr>
        <w:t>Chicago, University of Chicago Press</w:t>
      </w:r>
      <w:r>
        <w:rPr>
          <w:rFonts w:ascii="Times" w:hAnsi="Times"/>
          <w:color w:val="000000" w:themeColor="text1"/>
        </w:rPr>
        <w:t xml:space="preserve">, </w:t>
      </w:r>
      <w:r w:rsidRPr="00943E97">
        <w:rPr>
          <w:rFonts w:ascii="Times" w:hAnsi="Times"/>
          <w:color w:val="000000" w:themeColor="text1"/>
        </w:rPr>
        <w:t>2016</w:t>
      </w:r>
      <w:r w:rsidRPr="00943E97">
        <w:rPr>
          <w:rFonts w:ascii="Times" w:hAnsi="Times"/>
          <w:iCs/>
          <w:color w:val="000000" w:themeColor="text1"/>
        </w:rPr>
        <w:t xml:space="preserve">; </w:t>
      </w:r>
      <w:r w:rsidRPr="00943E97">
        <w:rPr>
          <w:rFonts w:ascii="Times" w:hAnsi="Times"/>
          <w:color w:val="000000" w:themeColor="text1"/>
        </w:rPr>
        <w:t xml:space="preserve">Richard Menke </w:t>
      </w:r>
      <w:r w:rsidRPr="00943E97">
        <w:rPr>
          <w:rFonts w:ascii="Times" w:hAnsi="Times"/>
          <w:i/>
          <w:iCs/>
          <w:color w:val="000000" w:themeColor="text1"/>
        </w:rPr>
        <w:t>Literature, Print Culture, and Media Technologies, 1880–1900: Many Inventions,</w:t>
      </w:r>
      <w:r>
        <w:rPr>
          <w:rFonts w:ascii="Times" w:hAnsi="Times"/>
          <w:iCs/>
          <w:color w:val="000000" w:themeColor="text1"/>
        </w:rPr>
        <w:t xml:space="preserve"> Cambridge,</w:t>
      </w:r>
      <w:r w:rsidRPr="00943E97">
        <w:rPr>
          <w:rFonts w:ascii="Times" w:hAnsi="Times"/>
          <w:i/>
          <w:iCs/>
          <w:color w:val="000000" w:themeColor="text1"/>
        </w:rPr>
        <w:t xml:space="preserve"> </w:t>
      </w:r>
      <w:r w:rsidRPr="00943E97">
        <w:rPr>
          <w:rFonts w:ascii="Times" w:hAnsi="Times"/>
          <w:color w:val="000000" w:themeColor="text1"/>
        </w:rPr>
        <w:t>Cambridge University Press, 2019;</w:t>
      </w:r>
      <w:r w:rsidRPr="00434000">
        <w:rPr>
          <w:rFonts w:ascii="Times" w:hAnsi="Times" w:cs="Courier New"/>
          <w:color w:val="000000" w:themeColor="text1"/>
        </w:rPr>
        <w:t xml:space="preserve"> </w:t>
      </w:r>
      <w:r w:rsidRPr="00943E97">
        <w:rPr>
          <w:rFonts w:ascii="Times" w:hAnsi="Times"/>
          <w:color w:val="000000" w:themeColor="text1"/>
        </w:rPr>
        <w:t>Thomas Hankins &amp; Robert Silverman,</w:t>
      </w:r>
      <w:r w:rsidRPr="00943E97">
        <w:rPr>
          <w:rFonts w:ascii="Times" w:hAnsi="Times"/>
          <w:i/>
          <w:iCs/>
          <w:color w:val="000000" w:themeColor="text1"/>
        </w:rPr>
        <w:t xml:space="preserve"> Instruments and </w:t>
      </w:r>
      <w:r w:rsidRPr="004877DA">
        <w:rPr>
          <w:rFonts w:ascii="Times" w:hAnsi="Times"/>
          <w:i/>
          <w:iCs/>
          <w:color w:val="000000" w:themeColor="text1"/>
        </w:rPr>
        <w:t xml:space="preserve">the </w:t>
      </w:r>
      <w:r>
        <w:rPr>
          <w:rFonts w:ascii="Times" w:hAnsi="Times"/>
          <w:i/>
          <w:iCs/>
          <w:color w:val="000000" w:themeColor="text1"/>
        </w:rPr>
        <w:t>I</w:t>
      </w:r>
      <w:r w:rsidRPr="004877DA">
        <w:rPr>
          <w:rFonts w:ascii="Times" w:hAnsi="Times"/>
          <w:i/>
          <w:iCs/>
          <w:color w:val="000000" w:themeColor="text1"/>
        </w:rPr>
        <w:t>magination</w:t>
      </w:r>
      <w:r>
        <w:rPr>
          <w:rFonts w:ascii="Times" w:hAnsi="Times"/>
          <w:color w:val="000000" w:themeColor="text1"/>
        </w:rPr>
        <w:t>, (Princeton, Princeton University Press,</w:t>
      </w:r>
      <w:r w:rsidRPr="00892AD8">
        <w:rPr>
          <w:rFonts w:ascii="Times" w:hAnsi="Times"/>
          <w:color w:val="000000" w:themeColor="text1"/>
        </w:rPr>
        <w:t>1995</w:t>
      </w:r>
      <w:r>
        <w:rPr>
          <w:rFonts w:ascii="Times" w:hAnsi="Times"/>
          <w:color w:val="000000" w:themeColor="text1"/>
        </w:rPr>
        <w:t>)</w:t>
      </w:r>
      <w:r w:rsidRPr="00892AD8">
        <w:rPr>
          <w:rFonts w:ascii="Times" w:hAnsi="Times"/>
          <w:color w:val="000000" w:themeColor="text1"/>
        </w:rPr>
        <w:t>.</w:t>
      </w:r>
    </w:p>
  </w:endnote>
  <w:endnote w:id="6">
    <w:p w14:paraId="4A5648DC" w14:textId="77777777" w:rsidR="006605DC" w:rsidRDefault="006605DC" w:rsidP="00155984">
      <w:pPr>
        <w:pStyle w:val="EndnoteText"/>
        <w:ind w:firstLine="0"/>
      </w:pPr>
    </w:p>
    <w:p w14:paraId="5888633C" w14:textId="14E5AE24" w:rsidR="00155984" w:rsidRPr="00364C6A" w:rsidRDefault="00155984" w:rsidP="00155984">
      <w:pPr>
        <w:pStyle w:val="EndnoteText"/>
        <w:ind w:firstLine="0"/>
        <w:rPr>
          <w:lang w:val="en-GB"/>
        </w:rPr>
      </w:pPr>
      <w:r>
        <w:rPr>
          <w:rStyle w:val="EndnoteReference"/>
        </w:rPr>
        <w:endnoteRef/>
      </w:r>
      <w:r>
        <w:t xml:space="preserve"> </w:t>
      </w:r>
      <w:r w:rsidRPr="000E1237">
        <w:rPr>
          <w:rFonts w:ascii="Times" w:hAnsi="Times"/>
          <w:lang w:val="en-GB"/>
        </w:rPr>
        <w:t xml:space="preserve">To William Sotheby’, July 13, 1802, in L. Griggs (ed.), </w:t>
      </w:r>
      <w:r w:rsidRPr="000E1237">
        <w:rPr>
          <w:rFonts w:ascii="Times" w:hAnsi="Times"/>
          <w:i/>
          <w:iCs/>
          <w:lang w:val="en-GB"/>
        </w:rPr>
        <w:t>Collected Letters of Samuel Taylor Coleridge</w:t>
      </w:r>
      <w:r w:rsidRPr="000E1237">
        <w:rPr>
          <w:rFonts w:ascii="Times" w:hAnsi="Times"/>
          <w:lang w:val="en-GB"/>
        </w:rPr>
        <w:t>, vol ii, ed. Earl Leslie Griggs (Oxford, 1956), 808-813, 810.</w:t>
      </w:r>
    </w:p>
  </w:endnote>
  <w:endnote w:id="7">
    <w:p w14:paraId="10A1A0AE" w14:textId="77777777" w:rsidR="006605DC" w:rsidRDefault="006605DC" w:rsidP="00155984">
      <w:pPr>
        <w:pStyle w:val="EndnoteText"/>
        <w:ind w:firstLine="0"/>
      </w:pPr>
    </w:p>
    <w:p w14:paraId="5154E811" w14:textId="6B35F916" w:rsidR="00155984" w:rsidRPr="00364C6A" w:rsidRDefault="00155984" w:rsidP="00155984">
      <w:pPr>
        <w:pStyle w:val="EndnoteText"/>
        <w:ind w:firstLine="0"/>
        <w:rPr>
          <w:lang w:val="en-GB"/>
        </w:rPr>
      </w:pPr>
      <w:r>
        <w:rPr>
          <w:rStyle w:val="EndnoteReference"/>
        </w:rPr>
        <w:endnoteRef/>
      </w:r>
      <w:r>
        <w:t xml:space="preserve"> </w:t>
      </w:r>
      <w:r w:rsidRPr="00943E97">
        <w:rPr>
          <w:rFonts w:ascii="Times" w:hAnsi="Times"/>
          <w:color w:val="000000" w:themeColor="text1"/>
        </w:rPr>
        <w:t xml:space="preserve">Celeste Langan and N. McClane have shown that the material medium of transmission is crucially important </w:t>
      </w:r>
      <w:r>
        <w:rPr>
          <w:rFonts w:ascii="Times" w:hAnsi="Times"/>
          <w:color w:val="000000" w:themeColor="text1"/>
        </w:rPr>
        <w:t xml:space="preserve">to interpretation </w:t>
      </w:r>
      <w:r w:rsidRPr="00943E97">
        <w:rPr>
          <w:rFonts w:ascii="Times" w:hAnsi="Times"/>
          <w:color w:val="000000" w:themeColor="text1"/>
        </w:rPr>
        <w:t>(“The medium of romantic poetry”, in James Chandler and Maureen N. McClane (Cambridge, 2008), 239-262).</w:t>
      </w:r>
    </w:p>
  </w:endnote>
  <w:endnote w:id="8">
    <w:p w14:paraId="5E5F22BB" w14:textId="7E034CA8" w:rsidR="00155984" w:rsidRPr="00F477E1" w:rsidRDefault="00155984" w:rsidP="00155984">
      <w:pPr>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w:t>
      </w:r>
      <w:r w:rsidRPr="00364C6A">
        <w:rPr>
          <w:rFonts w:ascii="Times" w:hAnsi="Times"/>
          <w:i/>
          <w:color w:val="000000" w:themeColor="text1"/>
        </w:rPr>
        <w:t>New Literary History</w:t>
      </w:r>
      <w:r w:rsidRPr="00943E97">
        <w:rPr>
          <w:rFonts w:ascii="Times" w:hAnsi="Times"/>
          <w:color w:val="000000" w:themeColor="text1"/>
        </w:rPr>
        <w:t>, Vol. 38, No. 4</w:t>
      </w:r>
      <w:r>
        <w:rPr>
          <w:rFonts w:ascii="Times" w:hAnsi="Times"/>
          <w:color w:val="000000" w:themeColor="text1"/>
        </w:rPr>
        <w:t xml:space="preserve">, </w:t>
      </w:r>
      <w:r w:rsidRPr="00943E97">
        <w:rPr>
          <w:rFonts w:ascii="Times" w:hAnsi="Times"/>
          <w:color w:val="000000" w:themeColor="text1"/>
        </w:rPr>
        <w:t>Autumn, 2007, pp. 755-776</w:t>
      </w:r>
    </w:p>
  </w:endnote>
  <w:endnote w:id="9">
    <w:p w14:paraId="41306154" w14:textId="5FA0BA49" w:rsidR="00155984" w:rsidRPr="00943E97" w:rsidRDefault="00155984" w:rsidP="00155984">
      <w:pPr>
        <w:pStyle w:val="EndnoteText"/>
        <w:ind w:firstLine="0"/>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For a discussion of this passage and an account of Coleridge’s rhyme and musical thinking see Olivia Reilly, ‘[A]nother and yet the same’: Rhyme’s Music in </w:t>
      </w:r>
      <w:r w:rsidRPr="00F477E1">
        <w:rPr>
          <w:rFonts w:ascii="Times" w:hAnsi="Times"/>
          <w:i/>
          <w:iCs/>
          <w:color w:val="000000" w:themeColor="text1"/>
        </w:rPr>
        <w:t>Kubla Khan</w:t>
      </w:r>
      <w:r w:rsidRPr="006316D6">
        <w:rPr>
          <w:rFonts w:ascii="Times" w:hAnsi="Times"/>
          <w:color w:val="000000" w:themeColor="text1"/>
        </w:rPr>
        <w:t xml:space="preserve">’, </w:t>
      </w:r>
      <w:r w:rsidRPr="00943E97">
        <w:rPr>
          <w:rFonts w:ascii="Times" w:hAnsi="Times"/>
          <w:i/>
          <w:iCs/>
          <w:color w:val="000000" w:themeColor="text1"/>
        </w:rPr>
        <w:t xml:space="preserve">Romanticism, </w:t>
      </w:r>
      <w:r w:rsidRPr="00943E97">
        <w:rPr>
          <w:rFonts w:ascii="Times" w:hAnsi="Times"/>
          <w:color w:val="000000" w:themeColor="text1"/>
        </w:rPr>
        <w:t>23, 2, 2017, pp. 149-154.</w:t>
      </w:r>
    </w:p>
  </w:endnote>
  <w:endnote w:id="10">
    <w:p w14:paraId="7812AFAD" w14:textId="77777777" w:rsidR="00155984" w:rsidRPr="00943E97" w:rsidRDefault="00155984" w:rsidP="00155984">
      <w:pPr>
        <w:pStyle w:val="EndnoteText"/>
        <w:ind w:firstLine="0"/>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Thinking about the lute string vibrating into sound as a metaphor for animated matter trembling into thought, Coleridge had used the</w:t>
      </w:r>
      <w:r w:rsidRPr="00F477E1">
        <w:rPr>
          <w:rFonts w:ascii="Times" w:hAnsi="Times"/>
          <w:color w:val="000000" w:themeColor="text1"/>
        </w:rPr>
        <w:t xml:space="preserve"> word “tremble” in his poem “Eolian Harp”, first published 2 years </w:t>
      </w:r>
      <w:r w:rsidRPr="00854B01">
        <w:rPr>
          <w:rFonts w:ascii="Times" w:eastAsiaTheme="majorEastAsia" w:hAnsi="Times"/>
          <w:color w:val="000000" w:themeColor="text1"/>
        </w:rPr>
        <w:t>(</w:t>
      </w:r>
      <w:r w:rsidRPr="00C37601">
        <w:rPr>
          <w:rFonts w:ascii="Times" w:eastAsiaTheme="majorEastAsia" w:hAnsi="Times"/>
          <w:i/>
          <w:iCs/>
          <w:color w:val="000000" w:themeColor="text1"/>
        </w:rPr>
        <w:t xml:space="preserve">CW, Poetical Works I, </w:t>
      </w:r>
      <w:r w:rsidRPr="009543A4">
        <w:rPr>
          <w:rFonts w:ascii="Times" w:eastAsiaTheme="majorEastAsia" w:hAnsi="Times"/>
          <w:color w:val="000000" w:themeColor="text1"/>
        </w:rPr>
        <w:t>ed. J. C.C. Mays, ll.46).</w:t>
      </w:r>
    </w:p>
  </w:endnote>
  <w:endnote w:id="11">
    <w:p w14:paraId="7FEA80B9" w14:textId="77777777" w:rsidR="00155984" w:rsidRPr="00943E97" w:rsidRDefault="00155984" w:rsidP="00155984">
      <w:pPr>
        <w:pStyle w:val="designation"/>
        <w:spacing w:before="0" w:beforeAutospacing="0" w:after="0" w:afterAutospacing="0"/>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For a detailed exploration of sound and semiotics of the murmur in Wordsworth and Romantic poetry, see Michele Speitz, ‘</w:t>
      </w:r>
      <w:r w:rsidRPr="00F477E1">
        <w:rPr>
          <w:rFonts w:ascii="Times" w:hAnsi="Times"/>
          <w:color w:val="000000" w:themeColor="text1"/>
        </w:rPr>
        <w:t>The Wo</w:t>
      </w:r>
      <w:r w:rsidRPr="006316D6">
        <w:rPr>
          <w:rFonts w:ascii="Times" w:hAnsi="Times"/>
          <w:color w:val="000000" w:themeColor="text1"/>
        </w:rPr>
        <w:t>rdsworthian Acoustic Imagination, Sonic Recursions, and ‘that dying murmur”</w:t>
      </w:r>
      <w:r w:rsidRPr="00943E97">
        <w:rPr>
          <w:rFonts w:ascii="Times" w:hAnsi="Times"/>
          <w:i/>
          <w:iCs/>
          <w:color w:val="000000" w:themeColor="text1"/>
        </w:rPr>
        <w:t>’, SEL,</w:t>
      </w:r>
      <w:r w:rsidRPr="00943E97">
        <w:rPr>
          <w:rFonts w:ascii="Times" w:hAnsi="Times"/>
          <w:color w:val="000000" w:themeColor="text1"/>
        </w:rPr>
        <w:t xml:space="preserve"> 1500-1900, 55(3):621-646</w:t>
      </w:r>
    </w:p>
  </w:endnote>
  <w:endnote w:id="12">
    <w:p w14:paraId="6259233B" w14:textId="77777777" w:rsidR="00155984" w:rsidRPr="00943E97" w:rsidRDefault="00155984" w:rsidP="00155984">
      <w:pPr>
        <w:rPr>
          <w:rFonts w:ascii="Times" w:hAnsi="Times"/>
          <w:color w:val="000000" w:themeColor="text1"/>
          <w:lang w:val="en-US" w:eastAsia="zh-CN"/>
        </w:rPr>
      </w:pPr>
      <w:r w:rsidRPr="00943E97">
        <w:rPr>
          <w:rStyle w:val="EndnoteReference"/>
          <w:rFonts w:ascii="Times" w:hAnsi="Times"/>
          <w:color w:val="000000" w:themeColor="text1"/>
        </w:rPr>
        <w:endnoteRef/>
      </w:r>
      <w:r w:rsidRPr="00943E97">
        <w:rPr>
          <w:rFonts w:ascii="Times" w:hAnsi="Times"/>
          <w:color w:val="000000" w:themeColor="text1"/>
        </w:rPr>
        <w:t xml:space="preserve"> </w:t>
      </w:r>
      <w:r w:rsidRPr="00943E97">
        <w:rPr>
          <w:rFonts w:ascii="Times" w:hAnsi="Times"/>
          <w:color w:val="000000" w:themeColor="text1"/>
          <w:lang w:val="en-US" w:eastAsia="zh-CN"/>
        </w:rPr>
        <w:t>He returns to the idea of a sound telling of silence in a notebook entry for December 1803:</w:t>
      </w:r>
    </w:p>
    <w:p w14:paraId="10A9692D" w14:textId="77777777" w:rsidR="00155984" w:rsidRPr="00943E97" w:rsidRDefault="00155984" w:rsidP="00155984">
      <w:pPr>
        <w:pStyle w:val="EndnoteText"/>
        <w:rPr>
          <w:rFonts w:ascii="Times" w:hAnsi="Times"/>
          <w:color w:val="000000" w:themeColor="text1"/>
        </w:rPr>
      </w:pPr>
      <w:r>
        <w:rPr>
          <w:rFonts w:ascii="Times" w:hAnsi="Times"/>
          <w:color w:val="000000" w:themeColor="text1"/>
          <w:lang w:eastAsia="zh-CN"/>
        </w:rPr>
        <w:t>“</w:t>
      </w:r>
      <w:r w:rsidRPr="00F477E1">
        <w:rPr>
          <w:rFonts w:ascii="Times" w:hAnsi="Times"/>
          <w:color w:val="000000" w:themeColor="text1"/>
          <w:lang w:eastAsia="zh-CN"/>
        </w:rPr>
        <w:t>the waterfall at the head of the vale…. The noise of w</w:t>
      </w:r>
      <w:r w:rsidRPr="006316D6">
        <w:rPr>
          <w:rFonts w:ascii="Times" w:hAnsi="Times"/>
          <w:color w:val="000000" w:themeColor="text1"/>
          <w:lang w:eastAsia="zh-CN"/>
        </w:rPr>
        <w:t>aters everywhere/ something distant, something near…Tis far off, &amp; yet very where/ an</w:t>
      </w:r>
      <w:r>
        <w:rPr>
          <w:rFonts w:ascii="Times" w:hAnsi="Times"/>
          <w:color w:val="000000" w:themeColor="text1"/>
          <w:lang w:eastAsia="zh-CN"/>
        </w:rPr>
        <w:t>d</w:t>
      </w:r>
      <w:r w:rsidRPr="006316D6">
        <w:rPr>
          <w:rFonts w:ascii="Times" w:hAnsi="Times"/>
          <w:color w:val="000000" w:themeColor="text1"/>
          <w:lang w:eastAsia="zh-CN"/>
        </w:rPr>
        <w:t xml:space="preserve"> the pillar of smoke/ the smooth winter fields- the </w:t>
      </w:r>
      <w:r w:rsidRPr="00943E97">
        <w:rPr>
          <w:rFonts w:ascii="Times" w:hAnsi="Times"/>
          <w:i/>
          <w:iCs/>
          <w:color w:val="000000" w:themeColor="text1"/>
          <w:lang w:eastAsia="zh-CN"/>
        </w:rPr>
        <w:t>indistinct</w:t>
      </w:r>
      <w:r w:rsidRPr="00943E97">
        <w:rPr>
          <w:rFonts w:ascii="Times" w:hAnsi="Times"/>
          <w:color w:val="000000" w:themeColor="text1"/>
          <w:lang w:eastAsia="zh-CN"/>
        </w:rPr>
        <w:t xml:space="preserve"> </w:t>
      </w:r>
      <w:r w:rsidRPr="00943E97">
        <w:rPr>
          <w:rFonts w:ascii="Times" w:hAnsi="Times"/>
          <w:color w:val="000000" w:themeColor="text1"/>
          <w:u w:val="single"/>
          <w:lang w:eastAsia="zh-CN"/>
        </w:rPr>
        <w:t>Shadows in the Lake</w:t>
      </w:r>
      <w:r w:rsidRPr="00943E97">
        <w:rPr>
          <w:rFonts w:ascii="Times" w:hAnsi="Times"/>
          <w:color w:val="000000" w:themeColor="text1"/>
          <w:lang w:eastAsia="zh-CN"/>
        </w:rPr>
        <w:t xml:space="preserve"> [</w:t>
      </w:r>
      <w:r w:rsidRPr="00943E97">
        <w:rPr>
          <w:rFonts w:ascii="Times" w:hAnsi="Times"/>
          <w:color w:val="000000" w:themeColor="text1"/>
          <w:u w:val="single"/>
          <w:lang w:eastAsia="zh-CN"/>
        </w:rPr>
        <w:t>are all] eloquent of Silence]</w:t>
      </w:r>
      <w:r>
        <w:rPr>
          <w:rFonts w:ascii="Times" w:hAnsi="Times"/>
          <w:color w:val="000000" w:themeColor="text1"/>
          <w:u w:val="single"/>
          <w:lang w:eastAsia="zh-CN"/>
        </w:rPr>
        <w:t>”</w:t>
      </w:r>
    </w:p>
  </w:endnote>
  <w:endnote w:id="13">
    <w:p w14:paraId="4E34958D" w14:textId="04B0D4B7" w:rsidR="00155984" w:rsidRPr="00943E97" w:rsidRDefault="00155984" w:rsidP="00155984">
      <w:pPr>
        <w:pStyle w:val="EndnoteText"/>
        <w:ind w:firstLine="0"/>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See Kaminsky’s </w:t>
      </w:r>
      <w:r w:rsidRPr="00943E97">
        <w:rPr>
          <w:rFonts w:ascii="Times" w:hAnsi="Times"/>
          <w:i/>
          <w:iCs/>
          <w:color w:val="000000" w:themeColor="text1"/>
        </w:rPr>
        <w:t>Deaf Republic</w:t>
      </w:r>
      <w:r w:rsidRPr="00F477E1">
        <w:rPr>
          <w:rFonts w:ascii="Times" w:hAnsi="Times"/>
          <w:color w:val="000000" w:themeColor="text1"/>
        </w:rPr>
        <w:t xml:space="preserve"> (2019)</w:t>
      </w:r>
      <w:r w:rsidRPr="006316D6">
        <w:rPr>
          <w:rFonts w:ascii="Times" w:hAnsi="Times"/>
          <w:i/>
          <w:iCs/>
          <w:color w:val="000000" w:themeColor="text1"/>
        </w:rPr>
        <w:t xml:space="preserve"> </w:t>
      </w:r>
      <w:r w:rsidRPr="006316D6">
        <w:rPr>
          <w:rFonts w:ascii="Times" w:hAnsi="Times"/>
          <w:color w:val="000000" w:themeColor="text1"/>
        </w:rPr>
        <w:t xml:space="preserve">and Antrobus’ </w:t>
      </w:r>
      <w:r w:rsidRPr="006316D6">
        <w:rPr>
          <w:rFonts w:ascii="Times" w:hAnsi="Times"/>
          <w:i/>
          <w:iCs/>
          <w:color w:val="000000" w:themeColor="text1"/>
        </w:rPr>
        <w:t>The Perseverence</w:t>
      </w:r>
      <w:r w:rsidRPr="00943E97">
        <w:rPr>
          <w:rFonts w:ascii="Times" w:hAnsi="Times"/>
          <w:color w:val="000000" w:themeColor="text1"/>
        </w:rPr>
        <w:t xml:space="preserve"> (2018).</w:t>
      </w:r>
    </w:p>
  </w:endnote>
  <w:endnote w:id="14">
    <w:p w14:paraId="525A1086" w14:textId="77777777" w:rsidR="00155984" w:rsidRPr="00364C6A" w:rsidRDefault="00155984" w:rsidP="00155984">
      <w:pPr>
        <w:pStyle w:val="EndnoteText"/>
        <w:ind w:firstLine="0"/>
        <w:rPr>
          <w:lang w:val="en-GB"/>
        </w:rPr>
      </w:pPr>
      <w:r>
        <w:rPr>
          <w:rStyle w:val="EndnoteReference"/>
        </w:rPr>
        <w:endnoteRef/>
      </w:r>
      <w:r>
        <w:t xml:space="preserve"> </w:t>
      </w:r>
      <w:r>
        <w:rPr>
          <w:lang w:val="en-GB"/>
        </w:rPr>
        <w:t xml:space="preserve">See, for example, Fred Burwick, “Coleridge’s Conversation Poems: Thinking the Thinker”, </w:t>
      </w:r>
      <w:r>
        <w:rPr>
          <w:i/>
          <w:iCs/>
          <w:lang w:val="en-GB"/>
        </w:rPr>
        <w:t>Romanticism</w:t>
      </w:r>
      <w:r>
        <w:rPr>
          <w:lang w:val="en-GB"/>
        </w:rPr>
        <w:t xml:space="preserve">, 14.2 (2008), 168-182; Susan Eilenberg, </w:t>
      </w:r>
      <w:r>
        <w:rPr>
          <w:i/>
          <w:iCs/>
          <w:lang w:val="en-GB"/>
        </w:rPr>
        <w:t>Strang Powers of Speech.  Wordsworth, Coleridge and Literary Possession</w:t>
      </w:r>
      <w:r>
        <w:rPr>
          <w:lang w:val="en-GB"/>
        </w:rPr>
        <w:t xml:space="preserve"> (Oxford, Oxford University Press, 1992), esp. pp. 22-23;  Ann Matheson, “The Influence of Cowper’s </w:t>
      </w:r>
      <w:r>
        <w:rPr>
          <w:i/>
          <w:iCs/>
          <w:lang w:val="en-GB"/>
        </w:rPr>
        <w:t>The Task</w:t>
      </w:r>
      <w:r>
        <w:rPr>
          <w:lang w:val="en-GB"/>
        </w:rPr>
        <w:t xml:space="preserve"> on Coleridge’s Conversation Poems, in </w:t>
      </w:r>
      <w:r>
        <w:rPr>
          <w:i/>
          <w:iCs/>
          <w:lang w:val="en-GB"/>
        </w:rPr>
        <w:t>New Approaches to Coleridge: Biographical and Critical Essays</w:t>
      </w:r>
      <w:r>
        <w:rPr>
          <w:lang w:val="en-GB"/>
        </w:rPr>
        <w:t xml:space="preserve"> ed. Donald Sultana, London, Vision Press, 1981, 137-50; Peter Larkin, “Coleridge Conversing: Between Soliloquy and Invocation</w:t>
      </w:r>
      <w:r>
        <w:rPr>
          <w:i/>
          <w:iCs/>
          <w:lang w:val="en-GB"/>
        </w:rPr>
        <w:t>, The Wordsworth Circle</w:t>
      </w:r>
      <w:r>
        <w:rPr>
          <w:lang w:val="en-GB"/>
        </w:rPr>
        <w:t xml:space="preserve">, Summer, 2007, vol. 38, 3, 2006 (Summer, 2007), 113-117; G.S. Morris, “Sound, Silence, and Voice in Meditation: Coleridge, Berkeley, and the Conversation Poems”, </w:t>
      </w:r>
      <w:r>
        <w:rPr>
          <w:i/>
          <w:iCs/>
          <w:lang w:val="en-GB"/>
        </w:rPr>
        <w:t>Christianity and Literature</w:t>
      </w:r>
      <w:r>
        <w:rPr>
          <w:lang w:val="en-GB"/>
        </w:rPr>
        <w:t>, 55.1, 2005, 51-57.</w:t>
      </w:r>
    </w:p>
  </w:endnote>
  <w:endnote w:id="15">
    <w:p w14:paraId="5338DD97" w14:textId="77777777" w:rsidR="00A02386" w:rsidRPr="00364C6A" w:rsidRDefault="00155984" w:rsidP="00A02386">
      <w:pPr>
        <w:pStyle w:val="EndnoteText"/>
        <w:spacing w:after="0"/>
        <w:ind w:firstLine="0"/>
        <w:rPr>
          <w:rFonts w:ascii="Times" w:hAnsi="Times"/>
          <w:b/>
          <w:iCs/>
          <w:color w:val="000000" w:themeColor="text1"/>
        </w:rPr>
      </w:pPr>
      <w:r w:rsidRPr="00943E97">
        <w:rPr>
          <w:rStyle w:val="EndnoteReference"/>
          <w:rFonts w:ascii="Times" w:hAnsi="Times"/>
          <w:color w:val="000000" w:themeColor="text1"/>
        </w:rPr>
        <w:endnoteRef/>
      </w:r>
      <w:r w:rsidRPr="00943E97">
        <w:rPr>
          <w:rFonts w:ascii="Times" w:hAnsi="Times"/>
          <w:i/>
          <w:color w:val="000000" w:themeColor="text1"/>
        </w:rPr>
        <w:t xml:space="preserve"> </w:t>
      </w:r>
      <w:r w:rsidRPr="00943E97">
        <w:rPr>
          <w:rFonts w:ascii="Times" w:hAnsi="Times"/>
          <w:iCs/>
          <w:color w:val="000000" w:themeColor="text1"/>
        </w:rPr>
        <w:t xml:space="preserve">For a rich perspective on Romantic poetry and music see Adam Potkay’s essay on Wordsworth’s Poems on Music,  </w:t>
      </w:r>
      <w:hyperlink r:id="rId1" w:history="1">
        <w:r w:rsidR="00A02386" w:rsidRPr="00012B59">
          <w:rPr>
            <w:rStyle w:val="Hyperlink"/>
            <w:rFonts w:ascii="Times" w:hAnsi="Times"/>
            <w:iCs/>
          </w:rPr>
          <w:t>https://romantic-circles.org/praxis/soundings/potkay/potkay.html</w:t>
        </w:r>
      </w:hyperlink>
      <w:r w:rsidR="00A02386">
        <w:rPr>
          <w:rFonts w:ascii="Times" w:hAnsi="Times"/>
          <w:iCs/>
          <w:color w:val="000000" w:themeColor="text1"/>
        </w:rPr>
        <w:t xml:space="preserve">  This </w:t>
      </w:r>
      <w:r w:rsidR="00A02386">
        <w:t xml:space="preserve">essay is </w:t>
      </w:r>
      <w:r w:rsidR="00A02386" w:rsidRPr="00770F6D">
        <w:t xml:space="preserve">developed in </w:t>
      </w:r>
      <w:r w:rsidR="00A02386">
        <w:t>Potkay’s</w:t>
      </w:r>
      <w:r w:rsidR="00A02386" w:rsidRPr="00770F6D">
        <w:t xml:space="preserve"> 2012 JHUP book, </w:t>
      </w:r>
      <w:r w:rsidR="00A02386" w:rsidRPr="00770F6D">
        <w:rPr>
          <w:i/>
          <w:iCs/>
        </w:rPr>
        <w:t>Wordsworth’s Ethics</w:t>
      </w:r>
      <w:r w:rsidR="00A02386" w:rsidRPr="00770F6D">
        <w:t>, Chapter 6, “Captivation and Liberty in Poems on Music” (108-120); see also Chapter 5, “Music versus Conscience” (90-107).</w:t>
      </w:r>
    </w:p>
    <w:p w14:paraId="6438B766" w14:textId="4799C0B2" w:rsidR="00155984" w:rsidRPr="00943E97" w:rsidRDefault="00155984" w:rsidP="00155984">
      <w:pPr>
        <w:pStyle w:val="EndnoteText"/>
        <w:ind w:firstLine="0"/>
        <w:rPr>
          <w:rFonts w:ascii="Times" w:hAnsi="Times"/>
          <w:color w:val="000000" w:themeColor="text1"/>
        </w:rPr>
      </w:pPr>
    </w:p>
  </w:endnote>
  <w:endnote w:id="16">
    <w:p w14:paraId="2A6E1916" w14:textId="5DDD5E01" w:rsidR="00155984" w:rsidRPr="00943E97" w:rsidRDefault="00155984" w:rsidP="00155984">
      <w:pPr>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On Ch</w:t>
      </w:r>
      <w:r>
        <w:rPr>
          <w:rFonts w:ascii="Times" w:hAnsi="Times"/>
          <w:color w:val="000000" w:themeColor="text1"/>
        </w:rPr>
        <w:t>l</w:t>
      </w:r>
      <w:r w:rsidRPr="00943E97">
        <w:rPr>
          <w:rFonts w:ascii="Times" w:hAnsi="Times"/>
          <w:color w:val="000000" w:themeColor="text1"/>
        </w:rPr>
        <w:t xml:space="preserve">adni’s contribution to acoustics see Viktoria Tkaczyk, “The Making of Acoustics around 1800, or How to Do Science with Words”, in </w:t>
      </w:r>
      <w:r w:rsidRPr="00943E97">
        <w:rPr>
          <w:rFonts w:ascii="Times" w:hAnsi="Times"/>
          <w:i/>
          <w:iCs/>
          <w:color w:val="000000" w:themeColor="text1"/>
        </w:rPr>
        <w:t>Performing Knowledge</w:t>
      </w:r>
      <w:r w:rsidRPr="00F477E1">
        <w:rPr>
          <w:rFonts w:ascii="Times" w:hAnsi="Times"/>
          <w:i/>
          <w:iCs/>
          <w:color w:val="000000" w:themeColor="text1"/>
        </w:rPr>
        <w:t>, 1750-1850</w:t>
      </w:r>
      <w:r w:rsidRPr="006316D6">
        <w:rPr>
          <w:rFonts w:ascii="Times" w:hAnsi="Times"/>
          <w:color w:val="000000" w:themeColor="text1"/>
        </w:rPr>
        <w:t xml:space="preserve"> (2015) </w:t>
      </w:r>
      <w:hyperlink r:id="rId2" w:tgtFrame="_blank" w:history="1">
        <w:r w:rsidRPr="00943E97">
          <w:rPr>
            <w:rStyle w:val="Hyperlink"/>
            <w:rFonts w:ascii="Times" w:hAnsi="Times"/>
            <w:color w:val="000000" w:themeColor="text1"/>
          </w:rPr>
          <w:t>https://doi.org/10.1515/9783110421064-003</w:t>
        </w:r>
      </w:hyperlink>
    </w:p>
  </w:endnote>
  <w:endnote w:id="17">
    <w:p w14:paraId="7B688274" w14:textId="77777777" w:rsidR="006605DC" w:rsidRDefault="006605DC" w:rsidP="00155984">
      <w:pPr>
        <w:pStyle w:val="EndnoteText"/>
        <w:ind w:firstLine="0"/>
        <w:rPr>
          <w:rFonts w:ascii="Times" w:hAnsi="Times"/>
          <w:color w:val="000000" w:themeColor="text1"/>
        </w:rPr>
      </w:pPr>
    </w:p>
    <w:p w14:paraId="5CC52FF7" w14:textId="239DE50A" w:rsidR="00155984" w:rsidRPr="006316D6" w:rsidRDefault="00155984" w:rsidP="00155984">
      <w:pPr>
        <w:pStyle w:val="EndnoteText"/>
        <w:ind w:firstLine="0"/>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Kathleen Koburn, note in </w:t>
      </w:r>
      <w:r w:rsidRPr="00943E97">
        <w:rPr>
          <w:rFonts w:ascii="Times" w:hAnsi="Times"/>
          <w:i/>
          <w:iCs/>
          <w:color w:val="000000" w:themeColor="text1"/>
        </w:rPr>
        <w:t xml:space="preserve">CW, </w:t>
      </w:r>
      <w:r w:rsidRPr="00F477E1">
        <w:rPr>
          <w:rFonts w:ascii="Times" w:hAnsi="Times"/>
          <w:color w:val="000000" w:themeColor="text1"/>
        </w:rPr>
        <w:t>14, 2019, pp. 284-5.</w:t>
      </w:r>
    </w:p>
  </w:endnote>
  <w:endnote w:id="18">
    <w:p w14:paraId="612804F7" w14:textId="140D50B1" w:rsidR="00155984" w:rsidRPr="00943E97" w:rsidRDefault="00155984" w:rsidP="00155984">
      <w:pPr>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For discussions of the culture of scientific spectacle see, for instance, </w:t>
      </w:r>
      <w:r w:rsidRPr="00F477E1">
        <w:rPr>
          <w:rFonts w:ascii="Times" w:hAnsi="Times"/>
          <w:color w:val="000000" w:themeColor="text1"/>
        </w:rPr>
        <w:t xml:space="preserve">Melissa Dickson, </w:t>
      </w:r>
      <w:r>
        <w:rPr>
          <w:rFonts w:ascii="Times" w:hAnsi="Times"/>
          <w:color w:val="000000" w:themeColor="text1"/>
        </w:rPr>
        <w:t>“</w:t>
      </w:r>
      <w:r w:rsidRPr="00F477E1">
        <w:rPr>
          <w:rFonts w:ascii="Times" w:hAnsi="Times"/>
          <w:color w:val="000000" w:themeColor="text1"/>
        </w:rPr>
        <w:t>Charles Wheatstone’s Enchanted Lyre and the spectacle of sound</w:t>
      </w:r>
      <w:r>
        <w:rPr>
          <w:rFonts w:ascii="Times" w:hAnsi="Times"/>
          <w:color w:val="000000" w:themeColor="text1"/>
        </w:rPr>
        <w:t>”</w:t>
      </w:r>
      <w:r w:rsidRPr="00F477E1">
        <w:rPr>
          <w:rFonts w:ascii="Times" w:hAnsi="Times"/>
          <w:color w:val="000000" w:themeColor="text1"/>
        </w:rPr>
        <w:t xml:space="preserve">, in James Q. Davies and Ellen Lockhart (eds.), </w:t>
      </w:r>
      <w:r w:rsidRPr="00943E97">
        <w:rPr>
          <w:rFonts w:ascii="Times" w:hAnsi="Times"/>
          <w:i/>
          <w:iCs/>
          <w:color w:val="000000" w:themeColor="text1"/>
        </w:rPr>
        <w:t>Sound Knowledge: music and science in London, 1789-1851</w:t>
      </w:r>
      <w:r w:rsidRPr="00943E97">
        <w:rPr>
          <w:rFonts w:ascii="Times" w:hAnsi="Times"/>
          <w:color w:val="000000" w:themeColor="text1"/>
        </w:rPr>
        <w:t>, (University of Chicago Press: Chicago, 2016), pp. 125-44</w:t>
      </w:r>
      <w:r>
        <w:rPr>
          <w:rFonts w:ascii="Times" w:hAnsi="Times"/>
          <w:color w:val="000000" w:themeColor="text1"/>
        </w:rPr>
        <w:t xml:space="preserve"> and </w:t>
      </w:r>
      <w:r w:rsidRPr="00943E97">
        <w:rPr>
          <w:rFonts w:ascii="Times" w:hAnsi="Times"/>
          <w:color w:val="000000" w:themeColor="text1"/>
        </w:rPr>
        <w:t>Edward J. Gillin (forthcoming), “</w:t>
      </w:r>
      <w:r w:rsidRPr="00943E97">
        <w:rPr>
          <w:rStyle w:val="Emphasis"/>
          <w:rFonts w:ascii="Times" w:eastAsiaTheme="majorEastAsia" w:hAnsi="Times"/>
          <w:color w:val="000000" w:themeColor="text1"/>
        </w:rPr>
        <w:t>Sound Authorities: Scientific and Musical Knowledge in Nineteenth-Century Britain,</w:t>
      </w:r>
      <w:r w:rsidRPr="00943E97">
        <w:rPr>
          <w:rFonts w:ascii="Times" w:hAnsi="Times"/>
          <w:i/>
          <w:iCs/>
          <w:color w:val="000000" w:themeColor="text1"/>
        </w:rPr>
        <w:t> </w:t>
      </w:r>
      <w:r w:rsidRPr="00943E97">
        <w:rPr>
          <w:rFonts w:ascii="Times" w:hAnsi="Times"/>
          <w:color w:val="000000" w:themeColor="text1"/>
          <w:shd w:val="clear" w:color="auto" w:fill="FFFFFF"/>
        </w:rPr>
        <w:t>(Chicago: Chicago University Press, 2021)</w:t>
      </w:r>
      <w:r>
        <w:rPr>
          <w:rFonts w:ascii="Times" w:hAnsi="Times"/>
          <w:color w:val="000000" w:themeColor="text1"/>
          <w:shd w:val="clear" w:color="auto" w:fill="FFFFFF"/>
        </w:rPr>
        <w:t>.</w:t>
      </w:r>
    </w:p>
  </w:endnote>
  <w:endnote w:id="19">
    <w:p w14:paraId="7EFD58A6" w14:textId="77777777" w:rsidR="006605DC" w:rsidRDefault="006605DC" w:rsidP="00155984">
      <w:pPr>
        <w:rPr>
          <w:rFonts w:ascii="Times" w:hAnsi="Times"/>
          <w:color w:val="000000" w:themeColor="text1"/>
        </w:rPr>
      </w:pPr>
    </w:p>
    <w:p w14:paraId="2701F2C4" w14:textId="73618377" w:rsidR="00155984" w:rsidRPr="00155984" w:rsidRDefault="00155984" w:rsidP="00155984">
      <w:pPr>
        <w:rPr>
          <w:rFonts w:ascii="Times" w:hAnsi="Times"/>
          <w:color w:val="000000" w:themeColor="text1"/>
          <w:lang w:eastAsia="zh-CN"/>
        </w:rPr>
      </w:pPr>
      <w:r w:rsidRPr="00943E97">
        <w:rPr>
          <w:rStyle w:val="EndnoteReference"/>
          <w:rFonts w:ascii="Times" w:hAnsi="Times"/>
          <w:color w:val="000000" w:themeColor="text1"/>
        </w:rPr>
        <w:endnoteRef/>
      </w:r>
      <w:r w:rsidRPr="00943E97">
        <w:rPr>
          <w:rFonts w:ascii="Times" w:hAnsi="Times"/>
          <w:color w:val="000000" w:themeColor="text1"/>
        </w:rPr>
        <w:t xml:space="preserve"> Coleridge may well have known that </w:t>
      </w:r>
      <w:r w:rsidRPr="00943E97">
        <w:rPr>
          <w:rFonts w:ascii="Times" w:hAnsi="Times"/>
          <w:color w:val="000000" w:themeColor="text1"/>
          <w:lang w:val="en-US" w:eastAsia="zh-CN"/>
        </w:rPr>
        <w:t>Robert Burns uses the term “silent moon” (“</w:t>
      </w:r>
      <w:r w:rsidRPr="00943E97">
        <w:rPr>
          <w:rFonts w:ascii="Times" w:hAnsi="Times"/>
          <w:color w:val="000000" w:themeColor="text1"/>
          <w:lang w:eastAsia="zh-CN"/>
        </w:rPr>
        <w:t xml:space="preserve">While the silent moon shine clearly”) </w:t>
      </w:r>
      <w:r w:rsidRPr="00F477E1">
        <w:rPr>
          <w:rFonts w:ascii="Times" w:hAnsi="Times"/>
          <w:color w:val="000000" w:themeColor="text1"/>
          <w:lang w:val="en-US" w:eastAsia="zh-CN"/>
        </w:rPr>
        <w:t xml:space="preserve">in the last wooing and intimate verse of his Song </w:t>
      </w:r>
      <w:r w:rsidRPr="006316D6">
        <w:rPr>
          <w:rFonts w:ascii="Times" w:hAnsi="Times"/>
          <w:i/>
          <w:iCs/>
          <w:color w:val="000000" w:themeColor="text1"/>
          <w:lang w:val="en-US" w:eastAsia="zh-CN"/>
        </w:rPr>
        <w:t>Westlin Winds.</w:t>
      </w:r>
      <w:r w:rsidRPr="006316D6">
        <w:rPr>
          <w:rFonts w:ascii="Times" w:hAnsi="Times"/>
          <w:color w:val="000000" w:themeColor="text1"/>
          <w:lang w:val="en-US" w:eastAsia="zh-CN"/>
        </w:rPr>
        <w:t xml:space="preserve"> </w:t>
      </w:r>
    </w:p>
  </w:endnote>
  <w:endnote w:id="20">
    <w:p w14:paraId="7D134FD5" w14:textId="77777777" w:rsidR="006605DC" w:rsidRDefault="006605DC" w:rsidP="00155984">
      <w:pPr>
        <w:pStyle w:val="EndnoteText"/>
        <w:ind w:left="144" w:hanging="144"/>
        <w:rPr>
          <w:rFonts w:ascii="Times" w:eastAsiaTheme="majorEastAsia" w:hAnsi="Times"/>
        </w:rPr>
      </w:pPr>
    </w:p>
    <w:p w14:paraId="56E4CA07" w14:textId="583ED236" w:rsidR="00155984" w:rsidRPr="00364C6A" w:rsidRDefault="00155984" w:rsidP="00155984">
      <w:pPr>
        <w:pStyle w:val="EndnoteText"/>
        <w:ind w:left="144" w:hanging="144"/>
        <w:rPr>
          <w:rFonts w:ascii="Times" w:hAnsi="Times"/>
          <w:lang w:val="en-GB"/>
        </w:rPr>
      </w:pPr>
      <w:r>
        <w:rPr>
          <w:rStyle w:val="EndnoteReference"/>
          <w:rFonts w:ascii="Times" w:eastAsiaTheme="majorEastAsia" w:hAnsi="Times"/>
        </w:rPr>
        <w:t>21</w:t>
      </w:r>
      <w:r w:rsidRPr="00364C6A">
        <w:rPr>
          <w:rFonts w:ascii="Times" w:hAnsi="Times"/>
        </w:rPr>
        <w:t xml:space="preserve"> </w:t>
      </w:r>
      <w:r w:rsidRPr="00364C6A">
        <w:rPr>
          <w:rFonts w:ascii="Times" w:hAnsi="Times"/>
          <w:i/>
          <w:iCs/>
          <w:lang w:val="en-GB"/>
        </w:rPr>
        <w:t>‘</w:t>
      </w:r>
      <w:r w:rsidRPr="00364C6A">
        <w:rPr>
          <w:rFonts w:ascii="Times" w:hAnsi="Times"/>
          <w:lang w:val="en-GB"/>
        </w:rPr>
        <w:t xml:space="preserve">To William Sotheby’, July 13, 1802, in L. Griggs (ed.), </w:t>
      </w:r>
      <w:r w:rsidRPr="00364C6A">
        <w:rPr>
          <w:rFonts w:ascii="Times" w:hAnsi="Times"/>
          <w:i/>
          <w:iCs/>
          <w:lang w:val="en-GB"/>
        </w:rPr>
        <w:t>Collected Letters of Samuel Taylor Coleridge</w:t>
      </w:r>
      <w:r w:rsidRPr="00364C6A">
        <w:rPr>
          <w:rFonts w:ascii="Times" w:hAnsi="Times"/>
          <w:lang w:val="en-GB"/>
        </w:rPr>
        <w:t>, vol ii, ed. Earl Leslie Griggs (Oxford, 1956), 808-813, 810.</w:t>
      </w:r>
    </w:p>
  </w:endnote>
  <w:endnote w:id="21">
    <w:p w14:paraId="222753B3" w14:textId="5330E154" w:rsidR="00155984" w:rsidRPr="00F477E1" w:rsidRDefault="00155984" w:rsidP="00155984">
      <w:pPr>
        <w:pStyle w:val="EndnoteText"/>
        <w:ind w:firstLine="0"/>
        <w:rPr>
          <w:rFonts w:ascii="Times" w:hAnsi="Times"/>
          <w:color w:val="000000" w:themeColor="text1"/>
        </w:rPr>
      </w:pPr>
      <w:r w:rsidRPr="00943E97">
        <w:rPr>
          <w:rStyle w:val="EndnoteReference"/>
          <w:rFonts w:ascii="Times" w:hAnsi="Times"/>
          <w:color w:val="000000" w:themeColor="text1"/>
        </w:rPr>
        <w:endnoteRef/>
      </w:r>
      <w:r w:rsidRPr="00943E97">
        <w:rPr>
          <w:rFonts w:ascii="Times" w:hAnsi="Times"/>
          <w:color w:val="000000" w:themeColor="text1"/>
        </w:rPr>
        <w:t xml:space="preserve"> </w:t>
      </w:r>
      <w:r w:rsidRPr="00943E97">
        <w:rPr>
          <w:rFonts w:ascii="Times" w:hAnsi="Times"/>
          <w:color w:val="000000" w:themeColor="text1"/>
          <w:shd w:val="clear" w:color="auto" w:fill="FFFFFF"/>
        </w:rPr>
        <w:t xml:space="preserve">John Shoptaw, “Lyric Cryptography,” </w:t>
      </w:r>
      <w:r w:rsidRPr="00943E97">
        <w:rPr>
          <w:rFonts w:ascii="Times" w:hAnsi="Times"/>
          <w:i/>
          <w:iCs/>
          <w:color w:val="000000" w:themeColor="text1"/>
          <w:shd w:val="clear" w:color="auto" w:fill="FFFFFF"/>
        </w:rPr>
        <w:t>Poetics Today,</w:t>
      </w:r>
      <w:r>
        <w:rPr>
          <w:rFonts w:ascii="Times" w:hAnsi="Times"/>
          <w:i/>
          <w:iCs/>
          <w:color w:val="000000" w:themeColor="text1"/>
          <w:shd w:val="clear" w:color="auto" w:fill="FFFFFF"/>
        </w:rPr>
        <w:t xml:space="preserve"> </w:t>
      </w:r>
      <w:r w:rsidRPr="00F477E1">
        <w:rPr>
          <w:rFonts w:ascii="Times" w:hAnsi="Times"/>
          <w:color w:val="000000" w:themeColor="text1"/>
          <w:shd w:val="clear" w:color="auto" w:fill="FFFFFF"/>
        </w:rPr>
        <w:t>&lt;https://muse.jhu.edu/article/27810/pdf&gt;</w:t>
      </w:r>
      <w:r>
        <w:rPr>
          <w:rFonts w:ascii="Times" w:hAnsi="Times"/>
          <w:color w:val="000000" w:themeColor="text1"/>
          <w:shd w:val="clear" w:color="auto" w:fill="FFFFFF"/>
        </w:rPr>
        <w:t xml:space="preserve"> </w:t>
      </w:r>
      <w:r w:rsidRPr="00F477E1">
        <w:rPr>
          <w:rFonts w:ascii="Times" w:hAnsi="Times"/>
          <w:color w:val="000000" w:themeColor="text1"/>
          <w:shd w:val="clear" w:color="auto" w:fill="FFFFFF"/>
        </w:rPr>
        <w:t xml:space="preserve">Volume 21, Number 1, Spring 2000, pp. 221-262) ; James Lynch, </w:t>
      </w:r>
      <w:r w:rsidRPr="00943E97">
        <w:rPr>
          <w:rFonts w:ascii="Times" w:hAnsi="Times" w:hint="eastAsia"/>
          <w:color w:val="000000" w:themeColor="text1"/>
        </w:rPr>
        <w:t>“</w:t>
      </w:r>
      <w:r w:rsidRPr="00943E97">
        <w:rPr>
          <w:rFonts w:ascii="Times" w:hAnsi="Times"/>
          <w:color w:val="000000" w:themeColor="text1"/>
        </w:rPr>
        <w:t>The Tonality of Lyric Poetry: An Experiment in Method,</w:t>
      </w:r>
      <w:r w:rsidRPr="00943E97">
        <w:rPr>
          <w:rFonts w:ascii="Times" w:hAnsi="Times" w:hint="eastAsia"/>
          <w:color w:val="000000" w:themeColor="text1"/>
        </w:rPr>
        <w:t>”</w:t>
      </w:r>
      <w:r w:rsidRPr="00943E97">
        <w:rPr>
          <w:rFonts w:ascii="Times" w:hAnsi="Times"/>
          <w:color w:val="000000" w:themeColor="text1"/>
        </w:rPr>
        <w:t xml:space="preserve"> 1953, &lt;https://www.tandfonline.com/doi/pdf/10.1080/00437956.1953.11659470&gt;WORD,  9:3, 211-224, DOI: 10.1080/00437956.1953.11659470)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3CA4D" w14:textId="77777777" w:rsidR="00C36BF3" w:rsidRDefault="00C36BF3" w:rsidP="00155984">
      <w:r>
        <w:separator/>
      </w:r>
    </w:p>
  </w:footnote>
  <w:footnote w:type="continuationSeparator" w:id="0">
    <w:p w14:paraId="6329224B" w14:textId="77777777" w:rsidR="00C36BF3" w:rsidRDefault="00C36BF3" w:rsidP="00155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584284"/>
      <w:docPartObj>
        <w:docPartGallery w:val="Page Numbers (Top of Page)"/>
        <w:docPartUnique/>
      </w:docPartObj>
    </w:sdtPr>
    <w:sdtEndPr>
      <w:rPr>
        <w:noProof/>
      </w:rPr>
    </w:sdtEndPr>
    <w:sdtContent>
      <w:p w14:paraId="59C2B5BE" w14:textId="77777777" w:rsidR="0016265A" w:rsidRDefault="00B419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33150" w14:textId="77777777" w:rsidR="0016265A" w:rsidRDefault="00000000">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DCF"/>
    <w:multiLevelType w:val="hybridMultilevel"/>
    <w:tmpl w:val="61A8E484"/>
    <w:lvl w:ilvl="0" w:tplc="4E4E5C6E">
      <w:start w:val="4"/>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160257"/>
    <w:multiLevelType w:val="hybridMultilevel"/>
    <w:tmpl w:val="D2F0DFF0"/>
    <w:lvl w:ilvl="0" w:tplc="555063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60EA6"/>
    <w:multiLevelType w:val="hybridMultilevel"/>
    <w:tmpl w:val="DF9618C2"/>
    <w:lvl w:ilvl="0" w:tplc="4330E508">
      <w:start w:val="3"/>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EB7237"/>
    <w:multiLevelType w:val="hybridMultilevel"/>
    <w:tmpl w:val="45E26CB6"/>
    <w:lvl w:ilvl="0" w:tplc="2CD6542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36993EEC"/>
    <w:multiLevelType w:val="multilevel"/>
    <w:tmpl w:val="6CD4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0713E3"/>
    <w:multiLevelType w:val="hybridMultilevel"/>
    <w:tmpl w:val="45E26CB6"/>
    <w:lvl w:ilvl="0" w:tplc="2CD6542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44094305"/>
    <w:multiLevelType w:val="hybridMultilevel"/>
    <w:tmpl w:val="05FCD2C4"/>
    <w:lvl w:ilvl="0" w:tplc="E79618A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56F12B37"/>
    <w:multiLevelType w:val="multilevel"/>
    <w:tmpl w:val="4F72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92752C"/>
    <w:multiLevelType w:val="multilevel"/>
    <w:tmpl w:val="C8BA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8254151">
    <w:abstractNumId w:val="1"/>
  </w:num>
  <w:num w:numId="2" w16cid:durableId="1277906329">
    <w:abstractNumId w:val="7"/>
  </w:num>
  <w:num w:numId="3" w16cid:durableId="1873029442">
    <w:abstractNumId w:val="6"/>
  </w:num>
  <w:num w:numId="4" w16cid:durableId="952204497">
    <w:abstractNumId w:val="5"/>
  </w:num>
  <w:num w:numId="5" w16cid:durableId="1398094843">
    <w:abstractNumId w:val="2"/>
  </w:num>
  <w:num w:numId="6" w16cid:durableId="1238243914">
    <w:abstractNumId w:val="3"/>
  </w:num>
  <w:num w:numId="7" w16cid:durableId="149754872">
    <w:abstractNumId w:val="0"/>
  </w:num>
  <w:num w:numId="8" w16cid:durableId="1387991051">
    <w:abstractNumId w:val="4"/>
  </w:num>
  <w:num w:numId="9" w16cid:durableId="8605852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Mina Gorji">
    <w15:presenceInfo w15:providerId="AD" w15:userId="S::mg473@cam.ac.uk::aec49faa-2b9d-427b-bc54-bf90ee41bd3e"/>
  </w15:person>
  <w15:person w15:author="Mina Gorji [2]">
    <w15:presenceInfo w15:providerId="AD" w15:userId="S-1-5-21-3366183264-2228592935-3306874959-41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984"/>
    <w:rsid w:val="00021FCD"/>
    <w:rsid w:val="000973CC"/>
    <w:rsid w:val="000D4158"/>
    <w:rsid w:val="000D4D1C"/>
    <w:rsid w:val="00123FFE"/>
    <w:rsid w:val="0012439D"/>
    <w:rsid w:val="00155984"/>
    <w:rsid w:val="00214390"/>
    <w:rsid w:val="002232B7"/>
    <w:rsid w:val="002730B2"/>
    <w:rsid w:val="00280276"/>
    <w:rsid w:val="002816D3"/>
    <w:rsid w:val="00283D55"/>
    <w:rsid w:val="002D68C8"/>
    <w:rsid w:val="00341BF0"/>
    <w:rsid w:val="00370D93"/>
    <w:rsid w:val="003D691B"/>
    <w:rsid w:val="0043333A"/>
    <w:rsid w:val="004C678E"/>
    <w:rsid w:val="006244AD"/>
    <w:rsid w:val="006433A5"/>
    <w:rsid w:val="006452DD"/>
    <w:rsid w:val="006605DC"/>
    <w:rsid w:val="006D08EC"/>
    <w:rsid w:val="007C2FA3"/>
    <w:rsid w:val="00916EA7"/>
    <w:rsid w:val="00951115"/>
    <w:rsid w:val="00972183"/>
    <w:rsid w:val="00A02386"/>
    <w:rsid w:val="00A34F76"/>
    <w:rsid w:val="00A65BCC"/>
    <w:rsid w:val="00B4194C"/>
    <w:rsid w:val="00B54545"/>
    <w:rsid w:val="00C12570"/>
    <w:rsid w:val="00C36BF3"/>
    <w:rsid w:val="00C93F6D"/>
    <w:rsid w:val="00D102EB"/>
    <w:rsid w:val="00D26241"/>
    <w:rsid w:val="00D533F7"/>
    <w:rsid w:val="00D64657"/>
    <w:rsid w:val="00DE010F"/>
    <w:rsid w:val="00E058C7"/>
    <w:rsid w:val="00E768C0"/>
    <w:rsid w:val="00E97D14"/>
    <w:rsid w:val="00ED2766"/>
    <w:rsid w:val="00F15B29"/>
    <w:rsid w:val="00F3474E"/>
    <w:rsid w:val="00F71D28"/>
    <w:rsid w:val="00FC45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207D98D"/>
  <w15:chartTrackingRefBased/>
  <w15:docId w15:val="{A905E328-B0A9-0742-BC2B-72FF0123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98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55984"/>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15598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5984"/>
    <w:pPr>
      <w:spacing w:before="100" w:beforeAutospacing="1" w:after="100" w:afterAutospacing="1"/>
      <w:outlineLvl w:val="2"/>
    </w:pPr>
    <w:rPr>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984"/>
    <w:rPr>
      <w:rFonts w:asciiTheme="majorHAnsi" w:eastAsiaTheme="majorEastAsia" w:hAnsiTheme="majorHAnsi" w:cstheme="majorBidi"/>
      <w:b/>
      <w:bCs/>
      <w:color w:val="2F5496" w:themeColor="accent1" w:themeShade="BF"/>
      <w:sz w:val="28"/>
      <w:szCs w:val="28"/>
      <w:lang w:eastAsia="en-GB"/>
    </w:rPr>
  </w:style>
  <w:style w:type="character" w:customStyle="1" w:styleId="Heading2Char">
    <w:name w:val="Heading 2 Char"/>
    <w:basedOn w:val="DefaultParagraphFont"/>
    <w:link w:val="Heading2"/>
    <w:uiPriority w:val="9"/>
    <w:semiHidden/>
    <w:rsid w:val="00155984"/>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155984"/>
    <w:rPr>
      <w:rFonts w:ascii="Times New Roman" w:eastAsia="Times New Roman" w:hAnsi="Times New Roman" w:cs="Times New Roman"/>
      <w:b/>
      <w:bCs/>
      <w:sz w:val="27"/>
      <w:szCs w:val="27"/>
      <w:lang w:val="en-US" w:eastAsia="zh-CN"/>
    </w:rPr>
  </w:style>
  <w:style w:type="character" w:customStyle="1" w:styleId="noindent">
    <w:name w:val="noindent"/>
    <w:basedOn w:val="DefaultParagraphFont"/>
    <w:rsid w:val="00155984"/>
  </w:style>
  <w:style w:type="character" w:styleId="Emphasis">
    <w:name w:val="Emphasis"/>
    <w:basedOn w:val="DefaultParagraphFont"/>
    <w:uiPriority w:val="20"/>
    <w:qFormat/>
    <w:rsid w:val="00155984"/>
    <w:rPr>
      <w:i/>
      <w:iCs/>
    </w:rPr>
  </w:style>
  <w:style w:type="character" w:styleId="Hyperlink">
    <w:name w:val="Hyperlink"/>
    <w:basedOn w:val="DefaultParagraphFont"/>
    <w:uiPriority w:val="99"/>
    <w:unhideWhenUsed/>
    <w:rsid w:val="00155984"/>
    <w:rPr>
      <w:color w:val="0000FF"/>
      <w:u w:val="single"/>
    </w:rPr>
  </w:style>
  <w:style w:type="character" w:styleId="Strong">
    <w:name w:val="Strong"/>
    <w:basedOn w:val="DefaultParagraphFont"/>
    <w:uiPriority w:val="22"/>
    <w:qFormat/>
    <w:rsid w:val="00155984"/>
    <w:rPr>
      <w:b/>
      <w:bCs/>
    </w:rPr>
  </w:style>
  <w:style w:type="character" w:customStyle="1" w:styleId="quotationkeyword">
    <w:name w:val="quotationkeyword"/>
    <w:basedOn w:val="DefaultParagraphFont"/>
    <w:rsid w:val="00155984"/>
  </w:style>
  <w:style w:type="paragraph" w:styleId="FootnoteText">
    <w:name w:val="footnote text"/>
    <w:basedOn w:val="Normal"/>
    <w:link w:val="FootnoteTextChar"/>
    <w:uiPriority w:val="99"/>
    <w:unhideWhenUsed/>
    <w:rsid w:val="00155984"/>
  </w:style>
  <w:style w:type="character" w:customStyle="1" w:styleId="FootnoteTextChar">
    <w:name w:val="Footnote Text Char"/>
    <w:basedOn w:val="DefaultParagraphFont"/>
    <w:link w:val="FootnoteText"/>
    <w:uiPriority w:val="99"/>
    <w:rsid w:val="00155984"/>
    <w:rPr>
      <w:rFonts w:ascii="Times New Roman" w:eastAsia="Times New Roman" w:hAnsi="Times New Roman" w:cs="Times New Roman"/>
      <w:lang w:eastAsia="en-GB"/>
    </w:rPr>
  </w:style>
  <w:style w:type="character" w:styleId="FootnoteReference">
    <w:name w:val="footnote reference"/>
    <w:basedOn w:val="DefaultParagraphFont"/>
    <w:uiPriority w:val="99"/>
    <w:unhideWhenUsed/>
    <w:rsid w:val="00155984"/>
    <w:rPr>
      <w:vertAlign w:val="superscript"/>
    </w:rPr>
  </w:style>
  <w:style w:type="paragraph" w:styleId="EndnoteText">
    <w:name w:val="endnote text"/>
    <w:basedOn w:val="Normal"/>
    <w:link w:val="EndnoteTextChar"/>
    <w:uiPriority w:val="99"/>
    <w:unhideWhenUsed/>
    <w:rsid w:val="00155984"/>
    <w:pPr>
      <w:widowControl w:val="0"/>
      <w:adjustRightInd w:val="0"/>
      <w:spacing w:after="120"/>
      <w:ind w:firstLine="720"/>
    </w:pPr>
    <w:rPr>
      <w:lang w:val="en-US" w:bidi="en-US"/>
    </w:rPr>
  </w:style>
  <w:style w:type="character" w:customStyle="1" w:styleId="EndnoteTextChar">
    <w:name w:val="Endnote Text Char"/>
    <w:basedOn w:val="DefaultParagraphFont"/>
    <w:link w:val="EndnoteText"/>
    <w:uiPriority w:val="99"/>
    <w:rsid w:val="00155984"/>
    <w:rPr>
      <w:rFonts w:ascii="Times New Roman" w:eastAsia="Times New Roman" w:hAnsi="Times New Roman" w:cs="Times New Roman"/>
      <w:lang w:val="en-US" w:eastAsia="en-GB" w:bidi="en-US"/>
    </w:rPr>
  </w:style>
  <w:style w:type="character" w:styleId="EndnoteReference">
    <w:name w:val="endnote reference"/>
    <w:basedOn w:val="DefaultParagraphFont"/>
    <w:uiPriority w:val="99"/>
    <w:unhideWhenUsed/>
    <w:rsid w:val="00155984"/>
    <w:rPr>
      <w:vertAlign w:val="superscript"/>
    </w:rPr>
  </w:style>
  <w:style w:type="paragraph" w:styleId="BalloonText">
    <w:name w:val="Balloon Text"/>
    <w:basedOn w:val="Normal"/>
    <w:link w:val="BalloonTextChar"/>
    <w:uiPriority w:val="99"/>
    <w:semiHidden/>
    <w:unhideWhenUsed/>
    <w:rsid w:val="00155984"/>
    <w:rPr>
      <w:rFonts w:ascii="Tahoma" w:hAnsi="Tahoma" w:cs="Tahoma"/>
      <w:sz w:val="16"/>
      <w:szCs w:val="16"/>
    </w:rPr>
  </w:style>
  <w:style w:type="character" w:customStyle="1" w:styleId="BalloonTextChar">
    <w:name w:val="Balloon Text Char"/>
    <w:basedOn w:val="DefaultParagraphFont"/>
    <w:link w:val="BalloonText"/>
    <w:uiPriority w:val="99"/>
    <w:semiHidden/>
    <w:rsid w:val="00155984"/>
    <w:rPr>
      <w:rFonts w:ascii="Tahoma" w:eastAsia="Times New Roman" w:hAnsi="Tahoma" w:cs="Tahoma"/>
      <w:sz w:val="16"/>
      <w:szCs w:val="16"/>
      <w:lang w:eastAsia="en-GB"/>
    </w:rPr>
  </w:style>
  <w:style w:type="character" w:styleId="CommentReference">
    <w:name w:val="annotation reference"/>
    <w:basedOn w:val="DefaultParagraphFont"/>
    <w:uiPriority w:val="99"/>
    <w:semiHidden/>
    <w:unhideWhenUsed/>
    <w:rsid w:val="00155984"/>
    <w:rPr>
      <w:sz w:val="16"/>
      <w:szCs w:val="16"/>
    </w:rPr>
  </w:style>
  <w:style w:type="paragraph" w:styleId="CommentText">
    <w:name w:val="annotation text"/>
    <w:basedOn w:val="Normal"/>
    <w:link w:val="CommentTextChar"/>
    <w:uiPriority w:val="99"/>
    <w:unhideWhenUsed/>
    <w:rsid w:val="00155984"/>
    <w:rPr>
      <w:sz w:val="20"/>
      <w:szCs w:val="20"/>
    </w:rPr>
  </w:style>
  <w:style w:type="character" w:customStyle="1" w:styleId="CommentTextChar">
    <w:name w:val="Comment Text Char"/>
    <w:basedOn w:val="DefaultParagraphFont"/>
    <w:link w:val="CommentText"/>
    <w:uiPriority w:val="99"/>
    <w:rsid w:val="00155984"/>
    <w:rPr>
      <w:rFonts w:ascii="Times New Roman" w:eastAsia="Times New Roman" w:hAnsi="Times New Roman" w:cs="Times New Roman"/>
      <w:sz w:val="20"/>
      <w:szCs w:val="20"/>
      <w:lang w:eastAsia="en-GB"/>
    </w:rPr>
  </w:style>
  <w:style w:type="character" w:customStyle="1" w:styleId="CommentSubjectChar">
    <w:name w:val="Comment Subject Char"/>
    <w:basedOn w:val="CommentTextChar"/>
    <w:link w:val="CommentSubject"/>
    <w:uiPriority w:val="99"/>
    <w:semiHidden/>
    <w:rsid w:val="00155984"/>
    <w:rPr>
      <w:rFonts w:ascii="Times New Roman" w:eastAsia="Times New Roman" w:hAnsi="Times New Roman" w:cs="Times New Roman"/>
      <w:b/>
      <w:bCs/>
      <w:sz w:val="20"/>
      <w:szCs w:val="20"/>
      <w:lang w:eastAsia="en-GB"/>
    </w:rPr>
  </w:style>
  <w:style w:type="paragraph" w:styleId="CommentSubject">
    <w:name w:val="annotation subject"/>
    <w:basedOn w:val="CommentText"/>
    <w:next w:val="CommentText"/>
    <w:link w:val="CommentSubjectChar"/>
    <w:uiPriority w:val="99"/>
    <w:semiHidden/>
    <w:unhideWhenUsed/>
    <w:rsid w:val="00155984"/>
    <w:rPr>
      <w:b/>
      <w:bCs/>
    </w:rPr>
  </w:style>
  <w:style w:type="character" w:customStyle="1" w:styleId="addmd">
    <w:name w:val="addmd"/>
    <w:basedOn w:val="DefaultParagraphFont"/>
    <w:rsid w:val="00155984"/>
  </w:style>
  <w:style w:type="paragraph" w:styleId="ListParagraph">
    <w:name w:val="List Paragraph"/>
    <w:basedOn w:val="Normal"/>
    <w:uiPriority w:val="34"/>
    <w:qFormat/>
    <w:rsid w:val="00155984"/>
    <w:pPr>
      <w:ind w:left="720"/>
      <w:contextualSpacing/>
    </w:pPr>
  </w:style>
  <w:style w:type="character" w:styleId="UnresolvedMention">
    <w:name w:val="Unresolved Mention"/>
    <w:basedOn w:val="DefaultParagraphFont"/>
    <w:uiPriority w:val="99"/>
    <w:semiHidden/>
    <w:unhideWhenUsed/>
    <w:rsid w:val="00155984"/>
    <w:rPr>
      <w:color w:val="605E5C"/>
      <w:shd w:val="clear" w:color="auto" w:fill="E1DFDD"/>
    </w:rPr>
  </w:style>
  <w:style w:type="character" w:customStyle="1" w:styleId="apple-converted-space">
    <w:name w:val="apple-converted-space"/>
    <w:basedOn w:val="DefaultParagraphFont"/>
    <w:rsid w:val="00155984"/>
  </w:style>
  <w:style w:type="paragraph" w:styleId="NormalWeb">
    <w:name w:val="Normal (Web)"/>
    <w:basedOn w:val="Normal"/>
    <w:uiPriority w:val="99"/>
    <w:unhideWhenUsed/>
    <w:rsid w:val="00155984"/>
    <w:pPr>
      <w:spacing w:before="100" w:beforeAutospacing="1" w:after="100" w:afterAutospacing="1"/>
    </w:pPr>
  </w:style>
  <w:style w:type="paragraph" w:styleId="Header">
    <w:name w:val="header"/>
    <w:basedOn w:val="Normal"/>
    <w:link w:val="HeaderChar"/>
    <w:uiPriority w:val="99"/>
    <w:unhideWhenUsed/>
    <w:rsid w:val="00155984"/>
    <w:pPr>
      <w:tabs>
        <w:tab w:val="center" w:pos="4513"/>
        <w:tab w:val="right" w:pos="9026"/>
      </w:tabs>
    </w:pPr>
  </w:style>
  <w:style w:type="character" w:customStyle="1" w:styleId="HeaderChar">
    <w:name w:val="Header Char"/>
    <w:basedOn w:val="DefaultParagraphFont"/>
    <w:link w:val="Header"/>
    <w:uiPriority w:val="99"/>
    <w:rsid w:val="00155984"/>
    <w:rPr>
      <w:rFonts w:ascii="Times New Roman" w:eastAsia="Times New Roman" w:hAnsi="Times New Roman" w:cs="Times New Roman"/>
      <w:lang w:eastAsia="en-GB"/>
    </w:rPr>
  </w:style>
  <w:style w:type="paragraph" w:styleId="Footer">
    <w:name w:val="footer"/>
    <w:basedOn w:val="Normal"/>
    <w:link w:val="FooterChar"/>
    <w:uiPriority w:val="99"/>
    <w:unhideWhenUsed/>
    <w:rsid w:val="00155984"/>
    <w:pPr>
      <w:tabs>
        <w:tab w:val="center" w:pos="4513"/>
        <w:tab w:val="right" w:pos="9026"/>
      </w:tabs>
    </w:pPr>
  </w:style>
  <w:style w:type="character" w:customStyle="1" w:styleId="FooterChar">
    <w:name w:val="Footer Char"/>
    <w:basedOn w:val="DefaultParagraphFont"/>
    <w:link w:val="Footer"/>
    <w:uiPriority w:val="99"/>
    <w:rsid w:val="00155984"/>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unhideWhenUsed/>
    <w:rsid w:val="00155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5984"/>
    <w:rPr>
      <w:rFonts w:ascii="Courier New" w:eastAsia="Times New Roman" w:hAnsi="Courier New" w:cs="Courier New"/>
      <w:sz w:val="20"/>
      <w:szCs w:val="20"/>
      <w:lang w:eastAsia="en-GB"/>
    </w:rPr>
  </w:style>
  <w:style w:type="paragraph" w:customStyle="1" w:styleId="nova-e-listitem">
    <w:name w:val="nova-e-list__item"/>
    <w:basedOn w:val="Normal"/>
    <w:rsid w:val="00155984"/>
    <w:pPr>
      <w:spacing w:before="100" w:beforeAutospacing="1" w:after="100" w:afterAutospacing="1"/>
    </w:pPr>
  </w:style>
  <w:style w:type="paragraph" w:customStyle="1" w:styleId="journal">
    <w:name w:val="journal"/>
    <w:basedOn w:val="Normal"/>
    <w:rsid w:val="00155984"/>
    <w:pPr>
      <w:spacing w:before="100" w:beforeAutospacing="1" w:after="100" w:afterAutospacing="1"/>
    </w:pPr>
  </w:style>
  <w:style w:type="paragraph" w:customStyle="1" w:styleId="publisher">
    <w:name w:val="publisher"/>
    <w:basedOn w:val="Normal"/>
    <w:rsid w:val="00155984"/>
    <w:pPr>
      <w:spacing w:before="100" w:beforeAutospacing="1" w:after="100" w:afterAutospacing="1"/>
    </w:pPr>
  </w:style>
  <w:style w:type="paragraph" w:customStyle="1" w:styleId="designation">
    <w:name w:val="designation"/>
    <w:basedOn w:val="Normal"/>
    <w:rsid w:val="00155984"/>
    <w:pPr>
      <w:spacing w:before="100" w:beforeAutospacing="1" w:after="100" w:afterAutospacing="1"/>
    </w:pPr>
  </w:style>
  <w:style w:type="paragraph" w:customStyle="1" w:styleId="pg">
    <w:name w:val="pg"/>
    <w:basedOn w:val="Normal"/>
    <w:rsid w:val="00155984"/>
    <w:pPr>
      <w:spacing w:before="100" w:beforeAutospacing="1" w:after="100" w:afterAutospacing="1"/>
    </w:pPr>
  </w:style>
  <w:style w:type="paragraph" w:customStyle="1" w:styleId="entry-header">
    <w:name w:val="entry-header"/>
    <w:basedOn w:val="Normal"/>
    <w:rsid w:val="00155984"/>
    <w:pPr>
      <w:spacing w:before="100" w:beforeAutospacing="1" w:after="100" w:afterAutospacing="1"/>
    </w:pPr>
  </w:style>
  <w:style w:type="character" w:customStyle="1" w:styleId="smallcaps">
    <w:name w:val="smallcaps"/>
    <w:basedOn w:val="DefaultParagraphFont"/>
    <w:rsid w:val="00155984"/>
  </w:style>
  <w:style w:type="paragraph" w:customStyle="1" w:styleId="quotations">
    <w:name w:val="quotations"/>
    <w:basedOn w:val="Normal"/>
    <w:rsid w:val="00155984"/>
    <w:pPr>
      <w:spacing w:before="100" w:beforeAutospacing="1" w:after="100" w:afterAutospacing="1"/>
    </w:pPr>
  </w:style>
  <w:style w:type="paragraph" w:customStyle="1" w:styleId="source">
    <w:name w:val="source"/>
    <w:basedOn w:val="Normal"/>
    <w:rsid w:val="004C678E"/>
    <w:pPr>
      <w:spacing w:before="100" w:beforeAutospacing="1" w:after="100" w:afterAutospacing="1"/>
    </w:pPr>
  </w:style>
  <w:style w:type="paragraph" w:styleId="Revision">
    <w:name w:val="Revision"/>
    <w:hidden/>
    <w:uiPriority w:val="99"/>
    <w:semiHidden/>
    <w:rsid w:val="00123FF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76357">
      <w:bodyDiv w:val="1"/>
      <w:marLeft w:val="0"/>
      <w:marRight w:val="0"/>
      <w:marTop w:val="0"/>
      <w:marBottom w:val="0"/>
      <w:divBdr>
        <w:top w:val="none" w:sz="0" w:space="0" w:color="auto"/>
        <w:left w:val="none" w:sz="0" w:space="0" w:color="auto"/>
        <w:bottom w:val="none" w:sz="0" w:space="0" w:color="auto"/>
        <w:right w:val="none" w:sz="0" w:space="0" w:color="auto"/>
      </w:divBdr>
      <w:divsChild>
        <w:div w:id="1659771295">
          <w:marLeft w:val="0"/>
          <w:marRight w:val="0"/>
          <w:marTop w:val="0"/>
          <w:marBottom w:val="0"/>
          <w:divBdr>
            <w:top w:val="none" w:sz="0" w:space="0" w:color="auto"/>
            <w:left w:val="none" w:sz="0" w:space="0" w:color="auto"/>
            <w:bottom w:val="none" w:sz="0" w:space="0" w:color="auto"/>
            <w:right w:val="none" w:sz="0" w:space="0" w:color="auto"/>
          </w:divBdr>
          <w:divsChild>
            <w:div w:id="11723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2375">
      <w:bodyDiv w:val="1"/>
      <w:marLeft w:val="0"/>
      <w:marRight w:val="0"/>
      <w:marTop w:val="0"/>
      <w:marBottom w:val="0"/>
      <w:divBdr>
        <w:top w:val="none" w:sz="0" w:space="0" w:color="auto"/>
        <w:left w:val="none" w:sz="0" w:space="0" w:color="auto"/>
        <w:bottom w:val="none" w:sz="0" w:space="0" w:color="auto"/>
        <w:right w:val="none" w:sz="0" w:space="0" w:color="auto"/>
      </w:divBdr>
      <w:divsChild>
        <w:div w:id="1005745432">
          <w:marLeft w:val="0"/>
          <w:marRight w:val="0"/>
          <w:marTop w:val="0"/>
          <w:marBottom w:val="0"/>
          <w:divBdr>
            <w:top w:val="none" w:sz="0" w:space="0" w:color="auto"/>
            <w:left w:val="none" w:sz="0" w:space="0" w:color="auto"/>
            <w:bottom w:val="none" w:sz="0" w:space="0" w:color="auto"/>
            <w:right w:val="none" w:sz="0" w:space="0" w:color="auto"/>
          </w:divBdr>
          <w:divsChild>
            <w:div w:id="7459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hyperlink" Target="https://romantic" TargetMode="External"/><Relationship Id="rId2" Type="http://schemas.openxmlformats.org/officeDocument/2006/relationships/styles" Target="styles.xml"/><Relationship Id="rId16" Type="http://schemas.openxmlformats.org/officeDocument/2006/relationships/hyperlink" Target="https://doi.org/10.1515/9783110421064-003" TargetMode="Externa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hyperlink" Target="https://romantic-circles.org/praxis/soundings/potkay/potkay.html" TargetMode="External"/><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_rels/endnotes.xml.rels><?xml version="1.0" encoding="UTF-8" standalone="yes"?>
<Relationships xmlns="http://schemas.openxmlformats.org/package/2006/relationships"><Relationship Id="rId2" Type="http://schemas.openxmlformats.org/officeDocument/2006/relationships/hyperlink" Target="https://doi.org/10.1515/9783110421064-003" TargetMode="External"/><Relationship Id="rId1" Type="http://schemas.openxmlformats.org/officeDocument/2006/relationships/hyperlink" Target="https://romantic-circles.org/praxis/soundings/potkay/potk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11187</Words>
  <Characters>63766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Pollard</dc:creator>
  <cp:keywords/>
  <dc:description/>
  <cp:lastModifiedBy>Michele Speitz</cp:lastModifiedBy>
  <cp:revision>2</cp:revision>
  <cp:lastPrinted>2022-09-16T09:16:00Z</cp:lastPrinted>
  <dcterms:created xsi:type="dcterms:W3CDTF">2023-01-05T21:28:00Z</dcterms:created>
  <dcterms:modified xsi:type="dcterms:W3CDTF">2023-01-05T21:28:00Z</dcterms:modified>
</cp:coreProperties>
</file>